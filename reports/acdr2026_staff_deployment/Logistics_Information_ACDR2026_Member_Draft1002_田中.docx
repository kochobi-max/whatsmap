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948C8" w14:textId="77777777" w:rsidR="003B0676" w:rsidRDefault="00291F5B" w:rsidP="00B92D37">
      <w:pPr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GENERAL INFORMATION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4C737F4" wp14:editId="79BA6613">
                <wp:simplePos x="0" y="0"/>
                <wp:positionH relativeFrom="column">
                  <wp:posOffset>203200</wp:posOffset>
                </wp:positionH>
                <wp:positionV relativeFrom="paragraph">
                  <wp:posOffset>215900</wp:posOffset>
                </wp:positionV>
                <wp:extent cx="5867400" cy="342900"/>
                <wp:effectExtent l="0" t="0" r="0" b="0"/>
                <wp:wrapSquare wrapText="right" distT="0" distB="0" distL="114300" distR="114300"/>
                <wp:docPr id="17" name="正方形/長方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31350" y="3627600"/>
                          <a:ext cx="58293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 cmpd="dbl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8F950B" w14:textId="3754F374" w:rsidR="003B0676" w:rsidRDefault="00B8679C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hAnsi="Arial" w:cs="Arial" w:hint="eastAsia"/>
                                <w:b/>
                                <w:color w:val="000000"/>
                              </w:rPr>
                              <w:t>Logistic Information f</w:t>
                            </w:r>
                            <w:r w:rsidR="00291F5B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or Participants from ADRC Member Countries</w:t>
                            </w:r>
                          </w:p>
                        </w:txbxContent>
                      </wps:txbx>
                      <wps:bodyPr spcFirstLastPara="1" wrap="square" lIns="74275" tIns="8875" rIns="74275" bIns="887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C737F4" id="正方形/長方形 17" o:spid="_x0000_s1026" style="position:absolute;left:0;text-align:left;margin-left:16pt;margin-top:17pt;width:462pt;height:27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" strokeweight="3pt">
                <v:stroke startarrowwidth="narrow" startarrowlength="short" endarrowwidth="narrow" endarrowlength="short" linestyle="thinThin"/>
                <v:textbox inset="2.06319mm,.24653mm,2.06319mm,.24653mm">
                  <w:txbxContent>
                    <w:p w14:paraId="4D8F950B" w14:textId="3754F374" w:rsidR="003B0676" w:rsidRDefault="00B8679C">
                      <w:pPr>
                        <w:jc w:val="center"/>
                        <w:textDirection w:val="btLr"/>
                      </w:pPr>
                      <w:r>
                        <w:rPr>
                          <w:rFonts w:ascii="Arial" w:hAnsi="Arial" w:cs="Arial" w:hint="eastAsia"/>
                          <w:b/>
                          <w:color w:val="000000"/>
                        </w:rPr>
                        <w:t>Logistic Information f</w:t>
                      </w:r>
                      <w:r w:rsidR="00291F5B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or Participants from ADRC Member Countries</w:t>
                      </w:r>
                    </w:p>
                  </w:txbxContent>
                </v:textbox>
                <w10:wrap type="square" side="right"/>
              </v:rect>
            </w:pict>
          </mc:Fallback>
        </mc:AlternateContent>
      </w:r>
    </w:p>
    <w:p w14:paraId="4E5A11A6" w14:textId="77777777" w:rsidR="003B0676" w:rsidRDefault="003B0676" w:rsidP="00B92D37">
      <w:pPr>
        <w:rPr>
          <w:rFonts w:ascii="Arial" w:eastAsia="Arial" w:hAnsi="Arial" w:cs="Arial"/>
          <w:sz w:val="22"/>
          <w:szCs w:val="22"/>
        </w:rPr>
      </w:pPr>
    </w:p>
    <w:p w14:paraId="4328CDCE" w14:textId="73ABDE1B" w:rsidR="003B0676" w:rsidRDefault="00CB2CEF" w:rsidP="00B92D37">
      <w:pPr>
        <w:pStyle w:val="1"/>
        <w:numPr>
          <w:ilvl w:val="0"/>
          <w:numId w:val="2"/>
        </w:numPr>
        <w:rPr>
          <w:sz w:val="22"/>
          <w:szCs w:val="22"/>
        </w:rPr>
      </w:pPr>
      <w:r>
        <w:rPr>
          <w:rFonts w:hint="eastAsia"/>
          <w:sz w:val="22"/>
          <w:szCs w:val="22"/>
        </w:rPr>
        <w:t>Conference Schedule and Events</w:t>
      </w:r>
    </w:p>
    <w:p w14:paraId="0F6C26E3" w14:textId="77777777" w:rsidR="003B0676" w:rsidRDefault="003B0676" w:rsidP="00B92D37"/>
    <w:p w14:paraId="431C9E24" w14:textId="02AEDF90" w:rsidR="003B0676" w:rsidRDefault="00291F5B" w:rsidP="00B92D37">
      <w:pPr>
        <w:ind w:left="425"/>
        <w:rPr>
          <w:sz w:val="22"/>
          <w:szCs w:val="22"/>
        </w:rPr>
      </w:pPr>
      <w:r w:rsidRPr="00680271">
        <w:rPr>
          <w:rFonts w:ascii="Arial" w:eastAsia="Arial" w:hAnsi="Arial" w:cs="Arial"/>
          <w:sz w:val="22"/>
          <w:szCs w:val="22"/>
        </w:rPr>
        <w:t>Asian Conference on Disaster Reduction 202</w:t>
      </w:r>
      <w:r w:rsidR="005B17C6" w:rsidRPr="00680271">
        <w:rPr>
          <w:rFonts w:ascii="Arial" w:eastAsia="Arial" w:hAnsi="Arial" w:cs="Arial"/>
          <w:sz w:val="22"/>
          <w:szCs w:val="22"/>
        </w:rPr>
        <w:t>6</w:t>
      </w:r>
      <w:r w:rsidRPr="00680271">
        <w:rPr>
          <w:rFonts w:ascii="Arial" w:eastAsia="Arial" w:hAnsi="Arial" w:cs="Arial"/>
          <w:sz w:val="22"/>
          <w:szCs w:val="22"/>
        </w:rPr>
        <w:t xml:space="preserve"> (ACDR</w:t>
      </w:r>
      <w:r w:rsidR="005B17C6" w:rsidRPr="00680271">
        <w:rPr>
          <w:rFonts w:ascii="Arial" w:eastAsia="Arial" w:hAnsi="Arial" w:cs="Arial"/>
          <w:sz w:val="22"/>
          <w:szCs w:val="22"/>
        </w:rPr>
        <w:t>2026</w:t>
      </w:r>
      <w:r w:rsidRPr="00680271">
        <w:rPr>
          <w:rFonts w:ascii="Arial" w:eastAsia="Arial" w:hAnsi="Arial" w:cs="Arial"/>
          <w:sz w:val="22"/>
          <w:szCs w:val="22"/>
        </w:rPr>
        <w:t xml:space="preserve">) will be held in </w:t>
      </w:r>
      <w:r w:rsidR="005B17C6" w:rsidRPr="00680271">
        <w:rPr>
          <w:rFonts w:ascii="Arial" w:hAnsi="Arial" w:cs="Arial"/>
          <w:sz w:val="22"/>
          <w:szCs w:val="22"/>
        </w:rPr>
        <w:t>Singapore</w:t>
      </w:r>
      <w:r w:rsidR="0020277F" w:rsidRPr="0020277F">
        <w:t xml:space="preserve"> </w:t>
      </w:r>
      <w:r w:rsidR="0020277F" w:rsidRPr="00680271">
        <w:rPr>
          <w:rFonts w:ascii="Arial" w:eastAsia="Arial" w:hAnsi="Arial" w:cs="Arial"/>
          <w:sz w:val="22"/>
          <w:szCs w:val="22"/>
        </w:rPr>
        <w:t>together with the Singapore-International Disaster &amp; Emergency Management Expo (SIDEX) as SIDEX-ACDR2026, and in conjunction with the Fire Safety Asia Conference (FiSAC) 2026.</w:t>
      </w:r>
      <w:r>
        <w:rPr>
          <w:rFonts w:ascii="Arial" w:eastAsia="Arial" w:hAnsi="Arial" w:cs="Arial"/>
          <w:sz w:val="22"/>
          <w:szCs w:val="22"/>
        </w:rPr>
        <w:br/>
      </w:r>
    </w:p>
    <w:p w14:paraId="3BEBB673" w14:textId="639BB221" w:rsidR="003B0676" w:rsidRDefault="00291F5B" w:rsidP="00B92D3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Asian Conference on Disaster Reduction 202</w:t>
      </w:r>
      <w:r w:rsidR="005B17C6">
        <w:rPr>
          <w:rFonts w:ascii="Arial" w:hAnsi="Arial" w:cs="Arial" w:hint="eastAsia"/>
          <w:b/>
          <w:color w:val="000000"/>
          <w:sz w:val="22"/>
          <w:szCs w:val="22"/>
        </w:rPr>
        <w:t>6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(ACDR202</w:t>
      </w:r>
      <w:r w:rsidR="005B17C6">
        <w:rPr>
          <w:rFonts w:ascii="Arial" w:hAnsi="Arial" w:cs="Arial" w:hint="eastAsia"/>
          <w:b/>
          <w:color w:val="000000"/>
          <w:sz w:val="22"/>
          <w:szCs w:val="22"/>
        </w:rPr>
        <w:t>6</w:t>
      </w:r>
      <w:r>
        <w:rPr>
          <w:rFonts w:ascii="Arial" w:eastAsia="Arial" w:hAnsi="Arial" w:cs="Arial"/>
          <w:b/>
          <w:color w:val="000000"/>
          <w:sz w:val="22"/>
          <w:szCs w:val="22"/>
        </w:rPr>
        <w:t>)</w:t>
      </w:r>
      <w:r w:rsidR="00FA13BC">
        <w:rPr>
          <w:rFonts w:ascii="Arial" w:hAnsi="Arial" w:cs="Arial" w:hint="eastAsia"/>
          <w:b/>
          <w:color w:val="000000"/>
          <w:sz w:val="22"/>
          <w:szCs w:val="22"/>
        </w:rPr>
        <w:t xml:space="preserve"> </w:t>
      </w:r>
      <w:r w:rsidR="004327A8">
        <w:rPr>
          <w:rFonts w:ascii="Arial" w:hAnsi="Arial" w:cs="Arial" w:hint="eastAsia"/>
          <w:b/>
          <w:color w:val="000000"/>
          <w:sz w:val="22"/>
          <w:szCs w:val="22"/>
        </w:rPr>
        <w:t>sessions</w:t>
      </w:r>
    </w:p>
    <w:p w14:paraId="04F55BE7" w14:textId="19B62CB0" w:rsidR="003B0676" w:rsidRDefault="00291F5B" w:rsidP="00B92D37">
      <w:pPr>
        <w:tabs>
          <w:tab w:val="left" w:pos="3640"/>
        </w:tabs>
        <w:ind w:left="1276" w:firstLine="26"/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Date:</w:t>
      </w:r>
      <w:r>
        <w:rPr>
          <w:rFonts w:ascii="Arial" w:eastAsia="Arial" w:hAnsi="Arial" w:cs="Arial"/>
          <w:sz w:val="22"/>
          <w:szCs w:val="22"/>
        </w:rPr>
        <w:tab/>
        <w:t>2</w:t>
      </w:r>
      <w:r w:rsidR="005B17C6">
        <w:rPr>
          <w:rFonts w:ascii="Arial" w:hAnsi="Arial" w:cs="Arial" w:hint="eastAsia"/>
          <w:sz w:val="22"/>
          <w:szCs w:val="22"/>
        </w:rPr>
        <w:t>8</w:t>
      </w:r>
      <w:r w:rsidR="001C180D" w:rsidRPr="001C180D">
        <w:rPr>
          <w:rFonts w:ascii="Arial" w:eastAsia="Arial" w:hAnsi="Arial" w:cs="Arial"/>
          <w:sz w:val="22"/>
          <w:szCs w:val="22"/>
        </w:rPr>
        <w:t>–</w:t>
      </w:r>
      <w:r w:rsidR="00170776">
        <w:rPr>
          <w:rFonts w:ascii="Arial" w:hAnsi="Arial" w:cs="Arial" w:hint="eastAsia"/>
          <w:sz w:val="22"/>
          <w:szCs w:val="22"/>
        </w:rPr>
        <w:t>29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5B17C6">
        <w:rPr>
          <w:rFonts w:ascii="Arial" w:hAnsi="Arial" w:cs="Arial" w:hint="eastAsia"/>
          <w:sz w:val="22"/>
          <w:szCs w:val="22"/>
        </w:rPr>
        <w:t>October</w:t>
      </w:r>
      <w:r>
        <w:rPr>
          <w:rFonts w:ascii="Arial" w:eastAsia="Arial" w:hAnsi="Arial" w:cs="Arial"/>
          <w:sz w:val="22"/>
          <w:szCs w:val="22"/>
        </w:rPr>
        <w:t xml:space="preserve"> 202</w:t>
      </w:r>
      <w:r w:rsidR="005B17C6">
        <w:rPr>
          <w:rFonts w:ascii="Arial" w:hAnsi="Arial" w:cs="Arial" w:hint="eastAsia"/>
          <w:sz w:val="22"/>
          <w:szCs w:val="22"/>
        </w:rPr>
        <w:t>6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BD0AB4">
        <w:rPr>
          <w:rFonts w:ascii="Arial" w:hAnsi="Arial" w:cs="Arial"/>
          <w:sz w:val="22"/>
          <w:szCs w:val="22"/>
        </w:rPr>
        <w:br/>
      </w:r>
      <w:r w:rsidR="00BD0AB4" w:rsidRPr="00E91AF8">
        <w:rPr>
          <w:rFonts w:ascii="Arial" w:eastAsia="Arial" w:hAnsi="Arial" w:cs="Arial"/>
          <w:b/>
          <w:sz w:val="22"/>
          <w:szCs w:val="22"/>
        </w:rPr>
        <w:t>Venue:</w:t>
      </w:r>
      <w:r w:rsidR="00BD0AB4" w:rsidRPr="00E91AF8">
        <w:rPr>
          <w:rFonts w:ascii="Arial" w:eastAsia="Arial" w:hAnsi="Arial" w:cs="Arial"/>
          <w:sz w:val="22"/>
          <w:szCs w:val="22"/>
        </w:rPr>
        <w:t xml:space="preserve">    </w:t>
      </w:r>
      <w:r w:rsidR="00BD0AB4" w:rsidRPr="00E91AF8">
        <w:rPr>
          <w:rFonts w:ascii="Arial" w:eastAsia="Arial" w:hAnsi="Arial" w:cs="Arial"/>
          <w:sz w:val="22"/>
          <w:szCs w:val="22"/>
        </w:rPr>
        <w:tab/>
      </w:r>
      <w:r w:rsidR="005762E3">
        <w:rPr>
          <w:rFonts w:ascii="Arial" w:hAnsi="Arial" w:cs="Arial" w:hint="eastAsia"/>
          <w:sz w:val="22"/>
          <w:szCs w:val="22"/>
        </w:rPr>
        <w:t xml:space="preserve">Peridot Room, </w:t>
      </w:r>
      <w:r w:rsidR="00BD0AB4">
        <w:rPr>
          <w:rFonts w:ascii="Arial" w:hAnsi="Arial" w:cs="Arial" w:hint="eastAsia"/>
          <w:sz w:val="22"/>
          <w:szCs w:val="22"/>
        </w:rPr>
        <w:t>Singapore EXPO</w:t>
      </w:r>
      <w:r w:rsidR="005762E3">
        <w:rPr>
          <w:rFonts w:ascii="Arial" w:hAnsi="Arial" w:cs="Arial" w:hint="eastAsia"/>
          <w:sz w:val="22"/>
          <w:szCs w:val="22"/>
        </w:rPr>
        <w:t xml:space="preserve"> </w:t>
      </w:r>
      <w:r w:rsidR="003059CA">
        <w:rPr>
          <w:rFonts w:ascii="Arial" w:hAnsi="Arial" w:cs="Arial"/>
          <w:sz w:val="22"/>
          <w:szCs w:val="22"/>
        </w:rPr>
        <w:br/>
      </w:r>
      <w:r w:rsidR="00E435C4">
        <w:rPr>
          <w:rFonts w:ascii="ＭＳ 明朝" w:eastAsia="ＭＳ 明朝" w:hAnsi="ＭＳ 明朝" w:cs="ＭＳ 明朝" w:hint="eastAsia"/>
          <w:sz w:val="22"/>
          <w:szCs w:val="22"/>
        </w:rPr>
        <w:t xml:space="preserve">　　　　　　　　</w:t>
      </w:r>
      <w:r w:rsidR="0054712A">
        <w:rPr>
          <w:rFonts w:ascii="ＭＳ 明朝" w:eastAsia="ＭＳ 明朝" w:hAnsi="ＭＳ 明朝" w:cs="ＭＳ 明朝"/>
          <w:sz w:val="22"/>
          <w:szCs w:val="22"/>
        </w:rPr>
        <w:tab/>
      </w:r>
      <w:r w:rsidR="00E435C4" w:rsidRPr="00680271">
        <w:rPr>
          <w:rFonts w:ascii="Arial" w:hAnsi="Arial" w:cs="Arial"/>
          <w:sz w:val="22"/>
          <w:szCs w:val="22"/>
        </w:rPr>
        <w:t>1 Expo Dr, Singapore 486150</w:t>
      </w:r>
      <w:r w:rsidR="00E435C4">
        <w:rPr>
          <w:rFonts w:ascii="Arial" w:hAnsi="Arial" w:cs="Arial"/>
          <w:sz w:val="22"/>
          <w:szCs w:val="22"/>
        </w:rPr>
        <w:br/>
      </w:r>
      <w:r w:rsidR="00E435C4">
        <w:rPr>
          <w:rFonts w:ascii="Arial" w:hAnsi="Arial" w:cs="Arial" w:hint="eastAsia"/>
          <w:sz w:val="22"/>
          <w:szCs w:val="22"/>
        </w:rPr>
        <w:t xml:space="preserve">                            </w:t>
      </w:r>
      <w:r w:rsidR="0054712A">
        <w:rPr>
          <w:rFonts w:ascii="Arial" w:hAnsi="Arial" w:cs="Arial"/>
          <w:sz w:val="22"/>
          <w:szCs w:val="22"/>
        </w:rPr>
        <w:tab/>
      </w:r>
      <w:r w:rsidR="00E435C4" w:rsidRPr="00E435C4">
        <w:rPr>
          <w:rFonts w:ascii="Arial" w:hAnsi="Arial" w:cs="Arial"/>
          <w:sz w:val="22"/>
          <w:szCs w:val="22"/>
        </w:rPr>
        <w:t>https://www.singaporeexpo.com.sg/</w:t>
      </w:r>
    </w:p>
    <w:p w14:paraId="5C13AFED" w14:textId="77777777" w:rsidR="00E435C4" w:rsidRPr="00170776" w:rsidRDefault="00E435C4" w:rsidP="00B92D37">
      <w:pPr>
        <w:tabs>
          <w:tab w:val="left" w:pos="3640"/>
        </w:tabs>
        <w:ind w:left="1303" w:hanging="1"/>
        <w:rPr>
          <w:rFonts w:ascii="Arial" w:hAnsi="Arial" w:cs="Arial"/>
          <w:sz w:val="22"/>
          <w:szCs w:val="22"/>
        </w:rPr>
      </w:pPr>
    </w:p>
    <w:p w14:paraId="53D35EAB" w14:textId="77777777" w:rsidR="003B0676" w:rsidRPr="00E91AF8" w:rsidRDefault="00291F5B" w:rsidP="00B92D3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40"/>
        </w:tabs>
        <w:rPr>
          <w:b/>
          <w:color w:val="000000"/>
          <w:sz w:val="22"/>
          <w:szCs w:val="22"/>
        </w:rPr>
      </w:pPr>
      <w:r w:rsidRPr="00E91AF8">
        <w:rPr>
          <w:rFonts w:ascii="Arial" w:eastAsia="Arial" w:hAnsi="Arial" w:cs="Arial"/>
          <w:b/>
          <w:color w:val="000000"/>
          <w:sz w:val="22"/>
          <w:szCs w:val="22"/>
        </w:rPr>
        <w:t>ADRC Steering Committee Meeting</w:t>
      </w:r>
    </w:p>
    <w:p w14:paraId="6EE3B756" w14:textId="7CDD0DFC" w:rsidR="003B0676" w:rsidRPr="00E91AF8" w:rsidRDefault="00291F5B" w:rsidP="00B92D37">
      <w:pPr>
        <w:tabs>
          <w:tab w:val="left" w:pos="3640"/>
        </w:tabs>
        <w:ind w:left="1300" w:hanging="1"/>
        <w:rPr>
          <w:rFonts w:ascii="Arial" w:eastAsia="Arial" w:hAnsi="Arial" w:cs="Arial"/>
          <w:sz w:val="22"/>
          <w:szCs w:val="22"/>
        </w:rPr>
      </w:pPr>
      <w:r w:rsidRPr="00E91AF8">
        <w:rPr>
          <w:rFonts w:ascii="Arial" w:eastAsia="Arial" w:hAnsi="Arial" w:cs="Arial"/>
          <w:b/>
          <w:sz w:val="22"/>
          <w:szCs w:val="22"/>
        </w:rPr>
        <w:t>Date:</w:t>
      </w:r>
      <w:r w:rsidRPr="00E91AF8">
        <w:rPr>
          <w:rFonts w:ascii="Arial" w:eastAsia="Arial" w:hAnsi="Arial" w:cs="Arial"/>
          <w:sz w:val="22"/>
          <w:szCs w:val="22"/>
        </w:rPr>
        <w:t xml:space="preserve">    </w:t>
      </w:r>
      <w:r w:rsidRPr="00E91AF8">
        <w:rPr>
          <w:rFonts w:ascii="Arial" w:eastAsia="Arial" w:hAnsi="Arial" w:cs="Arial"/>
          <w:sz w:val="22"/>
          <w:szCs w:val="22"/>
        </w:rPr>
        <w:tab/>
      </w:r>
      <w:r w:rsidR="004E5EB8">
        <w:rPr>
          <w:rFonts w:ascii="Arial" w:hAnsi="Arial" w:cs="Arial" w:hint="eastAsia"/>
          <w:sz w:val="22"/>
          <w:szCs w:val="22"/>
        </w:rPr>
        <w:t>28</w:t>
      </w:r>
      <w:r w:rsidRPr="00E91AF8">
        <w:rPr>
          <w:rFonts w:ascii="Arial" w:eastAsia="Arial" w:hAnsi="Arial" w:cs="Arial"/>
          <w:sz w:val="22"/>
          <w:szCs w:val="22"/>
        </w:rPr>
        <w:t xml:space="preserve"> </w:t>
      </w:r>
      <w:r w:rsidR="004E5EB8">
        <w:rPr>
          <w:rFonts w:ascii="Arial" w:eastAsia="Arial" w:hAnsi="Arial" w:cs="Arial"/>
          <w:sz w:val="22"/>
          <w:szCs w:val="22"/>
        </w:rPr>
        <w:t>October 2026</w:t>
      </w:r>
    </w:p>
    <w:p w14:paraId="30FD49B1" w14:textId="0A7F0D89" w:rsidR="003B0676" w:rsidRPr="004E5EB8" w:rsidRDefault="00291F5B" w:rsidP="00B92D37">
      <w:pPr>
        <w:tabs>
          <w:tab w:val="left" w:pos="3640"/>
        </w:tabs>
        <w:ind w:left="1303" w:hanging="1"/>
        <w:rPr>
          <w:rFonts w:ascii="Arial" w:hAnsi="Arial" w:cs="Arial" w:hint="eastAsia"/>
          <w:sz w:val="22"/>
          <w:szCs w:val="22"/>
        </w:rPr>
      </w:pPr>
      <w:r w:rsidRPr="00E91AF8">
        <w:rPr>
          <w:rFonts w:ascii="Arial" w:eastAsia="Arial" w:hAnsi="Arial" w:cs="Arial"/>
          <w:b/>
          <w:sz w:val="22"/>
          <w:szCs w:val="22"/>
        </w:rPr>
        <w:t xml:space="preserve">Time:    </w:t>
      </w:r>
      <w:r w:rsidRPr="00E91AF8">
        <w:rPr>
          <w:rFonts w:ascii="Arial" w:eastAsia="Arial" w:hAnsi="Arial" w:cs="Arial"/>
          <w:b/>
          <w:sz w:val="22"/>
          <w:szCs w:val="22"/>
        </w:rPr>
        <w:tab/>
      </w:r>
      <w:r w:rsidR="004E5EB8">
        <w:rPr>
          <w:rFonts w:ascii="Arial" w:hAnsi="Arial" w:cs="Arial" w:hint="eastAsia"/>
          <w:sz w:val="22"/>
          <w:szCs w:val="22"/>
        </w:rPr>
        <w:t>15:</w:t>
      </w:r>
      <w:r w:rsidR="00B8679C">
        <w:rPr>
          <w:rFonts w:ascii="Arial" w:hAnsi="Arial" w:cs="Arial" w:hint="eastAsia"/>
          <w:sz w:val="22"/>
          <w:szCs w:val="22"/>
        </w:rPr>
        <w:t>15</w:t>
      </w:r>
      <w:r w:rsidR="001C180D" w:rsidRPr="001C180D">
        <w:rPr>
          <w:rFonts w:ascii="Arial" w:eastAsia="Arial" w:hAnsi="Arial" w:cs="Arial"/>
          <w:sz w:val="22"/>
          <w:szCs w:val="22"/>
        </w:rPr>
        <w:t>–</w:t>
      </w:r>
      <w:r w:rsidR="004E5EB8">
        <w:rPr>
          <w:rFonts w:ascii="Arial" w:hAnsi="Arial" w:cs="Arial" w:hint="eastAsia"/>
          <w:sz w:val="22"/>
          <w:szCs w:val="22"/>
        </w:rPr>
        <w:t>16:</w:t>
      </w:r>
      <w:r w:rsidR="00B8679C">
        <w:rPr>
          <w:rFonts w:ascii="Arial" w:hAnsi="Arial" w:cs="Arial" w:hint="eastAsia"/>
          <w:sz w:val="22"/>
          <w:szCs w:val="22"/>
        </w:rPr>
        <w:t>15</w:t>
      </w:r>
    </w:p>
    <w:p w14:paraId="645F1094" w14:textId="76A30D40" w:rsidR="00237FB8" w:rsidRDefault="00291F5B" w:rsidP="00B92D37">
      <w:pPr>
        <w:tabs>
          <w:tab w:val="left" w:pos="3640"/>
        </w:tabs>
        <w:ind w:left="1303" w:hanging="1"/>
        <w:rPr>
          <w:rFonts w:ascii="Arial" w:hAnsi="Arial" w:cs="Arial"/>
          <w:sz w:val="22"/>
          <w:szCs w:val="22"/>
        </w:rPr>
      </w:pPr>
      <w:r w:rsidRPr="00E91AF8">
        <w:rPr>
          <w:rFonts w:ascii="Arial" w:eastAsia="Arial" w:hAnsi="Arial" w:cs="Arial"/>
          <w:b/>
          <w:sz w:val="22"/>
          <w:szCs w:val="22"/>
        </w:rPr>
        <w:t>Venue:</w:t>
      </w:r>
      <w:r w:rsidRPr="00E91AF8">
        <w:rPr>
          <w:rFonts w:ascii="Arial" w:eastAsia="Arial" w:hAnsi="Arial" w:cs="Arial"/>
          <w:sz w:val="22"/>
          <w:szCs w:val="22"/>
        </w:rPr>
        <w:t xml:space="preserve">    </w:t>
      </w:r>
      <w:r w:rsidRPr="00E91AF8">
        <w:rPr>
          <w:rFonts w:ascii="Arial" w:eastAsia="Arial" w:hAnsi="Arial" w:cs="Arial"/>
          <w:sz w:val="22"/>
          <w:szCs w:val="22"/>
        </w:rPr>
        <w:tab/>
        <w:t>Same venue as the conference</w:t>
      </w:r>
    </w:p>
    <w:p w14:paraId="0000D110" w14:textId="684044B0" w:rsidR="003B0676" w:rsidRPr="00680271" w:rsidRDefault="00237FB8" w:rsidP="00B92D37">
      <w:pPr>
        <w:tabs>
          <w:tab w:val="left" w:pos="3640"/>
        </w:tabs>
        <w:ind w:left="852" w:hanging="1"/>
        <w:rPr>
          <w:rFonts w:ascii="Arial" w:hAnsi="Arial" w:cs="Arial"/>
          <w:sz w:val="22"/>
          <w:szCs w:val="22"/>
        </w:rPr>
      </w:pPr>
      <w:r w:rsidRPr="00680271">
        <w:rPr>
          <w:rFonts w:ascii="Arial" w:hAnsi="Arial" w:cs="Arial"/>
          <w:sz w:val="22"/>
          <w:szCs w:val="22"/>
        </w:rPr>
        <w:t xml:space="preserve">* </w:t>
      </w:r>
      <w:r w:rsidRPr="00680271">
        <w:rPr>
          <w:rFonts w:ascii="Arial" w:hAnsi="Arial" w:cs="Arial"/>
          <w:sz w:val="22"/>
          <w:szCs w:val="22"/>
          <w:lang w:val="en-US"/>
        </w:rPr>
        <w:t xml:space="preserve">An AI-based translation tool will be introduced on a trial basis during the ACDR </w:t>
      </w:r>
      <w:r w:rsidR="004327A8">
        <w:rPr>
          <w:rFonts w:ascii="Arial" w:hAnsi="Arial" w:cs="Arial" w:hint="eastAsia"/>
          <w:sz w:val="22"/>
          <w:szCs w:val="22"/>
          <w:lang w:val="en-US"/>
        </w:rPr>
        <w:t>sessions</w:t>
      </w:r>
      <w:r w:rsidRPr="00680271">
        <w:rPr>
          <w:rFonts w:ascii="Arial" w:hAnsi="Arial" w:cs="Arial"/>
          <w:sz w:val="22"/>
          <w:szCs w:val="22"/>
          <w:lang w:val="en-US"/>
        </w:rPr>
        <w:t xml:space="preserve"> and ADRC Steering Committee to support communication and accessibility for participants.</w:t>
      </w:r>
    </w:p>
    <w:p w14:paraId="3A610A69" w14:textId="77777777" w:rsidR="003B0676" w:rsidRPr="00E91AF8" w:rsidRDefault="003B0676" w:rsidP="00B92D37">
      <w:pPr>
        <w:tabs>
          <w:tab w:val="left" w:pos="2268"/>
          <w:tab w:val="left" w:pos="3640"/>
        </w:tabs>
        <w:ind w:left="1303" w:hanging="1"/>
        <w:rPr>
          <w:rFonts w:ascii="Arial" w:eastAsia="Arial" w:hAnsi="Arial" w:cs="Arial"/>
          <w:sz w:val="22"/>
          <w:szCs w:val="22"/>
        </w:rPr>
      </w:pPr>
      <w:bookmarkStart w:id="0" w:name="_heading=h.gjdgxs" w:colFirst="0" w:colLast="0"/>
      <w:bookmarkEnd w:id="0"/>
    </w:p>
    <w:p w14:paraId="37D92F72" w14:textId="151C2972" w:rsidR="003B0676" w:rsidRPr="00E91AF8" w:rsidRDefault="00B8679C" w:rsidP="00B92D3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40"/>
        </w:tabs>
        <w:rPr>
          <w:b/>
          <w:color w:val="000000"/>
          <w:sz w:val="22"/>
          <w:szCs w:val="22"/>
        </w:rPr>
      </w:pPr>
      <w:r>
        <w:rPr>
          <w:rFonts w:ascii="Arial" w:hAnsi="Arial" w:cs="Arial" w:hint="eastAsia"/>
          <w:b/>
          <w:bCs/>
          <w:color w:val="000000"/>
          <w:sz w:val="22"/>
          <w:szCs w:val="22"/>
        </w:rPr>
        <w:t>SJ60 Commemorative</w:t>
      </w:r>
      <w:r w:rsidR="004E5EB8" w:rsidRPr="004E5EB8">
        <w:rPr>
          <w:rFonts w:ascii="Arial" w:hAnsi="Arial" w:cs="Arial"/>
          <w:b/>
          <w:bCs/>
          <w:color w:val="000000"/>
          <w:sz w:val="22"/>
          <w:szCs w:val="22"/>
        </w:rPr>
        <w:t xml:space="preserve"> Dinner</w:t>
      </w:r>
    </w:p>
    <w:p w14:paraId="21FDECC0" w14:textId="1D1B9F26" w:rsidR="003B0676" w:rsidRPr="00E91AF8" w:rsidRDefault="00291F5B" w:rsidP="00B92D37">
      <w:pPr>
        <w:tabs>
          <w:tab w:val="left" w:pos="3612"/>
          <w:tab w:val="left" w:pos="3640"/>
        </w:tabs>
        <w:ind w:left="1300" w:hanging="1"/>
        <w:rPr>
          <w:rFonts w:ascii="Arial" w:eastAsia="Arial" w:hAnsi="Arial" w:cs="Arial"/>
          <w:sz w:val="22"/>
          <w:szCs w:val="22"/>
        </w:rPr>
      </w:pPr>
      <w:r w:rsidRPr="00E91AF8">
        <w:rPr>
          <w:rFonts w:ascii="Arial" w:eastAsia="Arial" w:hAnsi="Arial" w:cs="Arial"/>
          <w:b/>
          <w:sz w:val="22"/>
          <w:szCs w:val="22"/>
        </w:rPr>
        <w:t>Date:</w:t>
      </w:r>
      <w:r w:rsidRPr="00E91AF8">
        <w:rPr>
          <w:rFonts w:ascii="Arial" w:eastAsia="Arial" w:hAnsi="Arial" w:cs="Arial"/>
          <w:sz w:val="22"/>
          <w:szCs w:val="22"/>
        </w:rPr>
        <w:t xml:space="preserve">    </w:t>
      </w:r>
      <w:r w:rsidRPr="00E91AF8">
        <w:rPr>
          <w:rFonts w:ascii="Arial" w:eastAsia="Arial" w:hAnsi="Arial" w:cs="Arial"/>
          <w:sz w:val="22"/>
          <w:szCs w:val="22"/>
        </w:rPr>
        <w:tab/>
      </w:r>
      <w:r w:rsidR="003059CA">
        <w:rPr>
          <w:rFonts w:ascii="Arial" w:hAnsi="Arial" w:cs="Arial"/>
          <w:sz w:val="22"/>
          <w:szCs w:val="22"/>
        </w:rPr>
        <w:tab/>
      </w:r>
      <w:r w:rsidR="00BD0AB4">
        <w:rPr>
          <w:rFonts w:ascii="Arial" w:hAnsi="Arial" w:cs="Arial" w:hint="eastAsia"/>
          <w:sz w:val="22"/>
          <w:szCs w:val="22"/>
        </w:rPr>
        <w:t>27</w:t>
      </w:r>
      <w:r w:rsidRPr="00E91AF8">
        <w:rPr>
          <w:rFonts w:ascii="Arial" w:eastAsia="Arial" w:hAnsi="Arial" w:cs="Arial"/>
          <w:sz w:val="22"/>
          <w:szCs w:val="22"/>
        </w:rPr>
        <w:t xml:space="preserve"> </w:t>
      </w:r>
      <w:r w:rsidR="004E5EB8">
        <w:rPr>
          <w:rFonts w:ascii="Arial" w:eastAsia="Arial" w:hAnsi="Arial" w:cs="Arial"/>
          <w:sz w:val="22"/>
          <w:szCs w:val="22"/>
        </w:rPr>
        <w:t>October 2026</w:t>
      </w:r>
    </w:p>
    <w:p w14:paraId="25704E67" w14:textId="4736FFB6" w:rsidR="003B0676" w:rsidRPr="00BD0AB4" w:rsidRDefault="00291F5B" w:rsidP="00B92D37">
      <w:pPr>
        <w:tabs>
          <w:tab w:val="left" w:pos="3612"/>
          <w:tab w:val="left" w:pos="3640"/>
        </w:tabs>
        <w:ind w:left="1303" w:hanging="1"/>
        <w:rPr>
          <w:rFonts w:ascii="Arial" w:hAnsi="Arial" w:cs="Arial"/>
          <w:sz w:val="22"/>
          <w:szCs w:val="22"/>
        </w:rPr>
      </w:pPr>
      <w:r w:rsidRPr="00E91AF8">
        <w:rPr>
          <w:rFonts w:ascii="Arial" w:eastAsia="Arial" w:hAnsi="Arial" w:cs="Arial"/>
          <w:b/>
          <w:sz w:val="22"/>
          <w:szCs w:val="22"/>
        </w:rPr>
        <w:t xml:space="preserve">Time:    </w:t>
      </w:r>
      <w:r w:rsidRPr="00E91AF8">
        <w:rPr>
          <w:rFonts w:ascii="Arial" w:eastAsia="Arial" w:hAnsi="Arial" w:cs="Arial"/>
          <w:b/>
          <w:sz w:val="22"/>
          <w:szCs w:val="22"/>
        </w:rPr>
        <w:tab/>
      </w:r>
      <w:r w:rsidR="003059CA">
        <w:rPr>
          <w:rFonts w:ascii="Arial" w:hAnsi="Arial" w:cs="Arial"/>
          <w:b/>
          <w:sz w:val="22"/>
          <w:szCs w:val="22"/>
        </w:rPr>
        <w:tab/>
      </w:r>
      <w:r w:rsidRPr="00E91AF8">
        <w:rPr>
          <w:rFonts w:ascii="Arial" w:eastAsia="Arial" w:hAnsi="Arial" w:cs="Arial"/>
          <w:sz w:val="22"/>
          <w:szCs w:val="22"/>
        </w:rPr>
        <w:t>19:00</w:t>
      </w:r>
      <w:r w:rsidR="001C180D" w:rsidRPr="001C180D">
        <w:rPr>
          <w:rFonts w:ascii="Arial" w:eastAsia="Arial" w:hAnsi="Arial" w:cs="Arial"/>
          <w:sz w:val="22"/>
          <w:szCs w:val="22"/>
        </w:rPr>
        <w:t>–</w:t>
      </w:r>
      <w:r w:rsidR="00BD0AB4">
        <w:rPr>
          <w:rFonts w:ascii="Arial" w:hAnsi="Arial" w:cs="Arial" w:hint="eastAsia"/>
          <w:sz w:val="22"/>
          <w:szCs w:val="22"/>
        </w:rPr>
        <w:t>21:00</w:t>
      </w:r>
    </w:p>
    <w:p w14:paraId="301D73A1" w14:textId="77777777" w:rsidR="00170776" w:rsidRPr="000F3567" w:rsidRDefault="00291F5B" w:rsidP="00B92D37">
      <w:pPr>
        <w:pBdr>
          <w:top w:val="nil"/>
          <w:left w:val="nil"/>
          <w:bottom w:val="nil"/>
          <w:right w:val="nil"/>
          <w:between w:val="nil"/>
        </w:pBdr>
        <w:ind w:left="1276" w:firstLineChars="18" w:firstLine="40"/>
        <w:rPr>
          <w:rFonts w:ascii="Arial" w:eastAsia="Arial" w:hAnsi="Arial" w:cs="Arial"/>
          <w:b/>
          <w:color w:val="000000"/>
          <w:sz w:val="22"/>
          <w:szCs w:val="22"/>
        </w:rPr>
      </w:pPr>
      <w:r w:rsidRPr="00E91AF8">
        <w:rPr>
          <w:rFonts w:ascii="Arial" w:eastAsia="Arial" w:hAnsi="Arial" w:cs="Arial"/>
          <w:b/>
          <w:sz w:val="22"/>
          <w:szCs w:val="22"/>
        </w:rPr>
        <w:t>Venue:</w:t>
      </w:r>
      <w:r w:rsidRPr="00E91AF8">
        <w:rPr>
          <w:rFonts w:ascii="Arial" w:eastAsia="Arial" w:hAnsi="Arial" w:cs="Arial"/>
          <w:sz w:val="22"/>
          <w:szCs w:val="22"/>
        </w:rPr>
        <w:t xml:space="preserve">    </w:t>
      </w:r>
      <w:r w:rsidRPr="00E91AF8">
        <w:rPr>
          <w:rFonts w:ascii="Arial" w:eastAsia="Arial" w:hAnsi="Arial" w:cs="Arial"/>
          <w:sz w:val="22"/>
          <w:szCs w:val="22"/>
        </w:rPr>
        <w:tab/>
      </w:r>
      <w:r w:rsidR="003059CA">
        <w:rPr>
          <w:rFonts w:ascii="Arial" w:hAnsi="Arial" w:cs="Arial"/>
          <w:sz w:val="22"/>
          <w:szCs w:val="22"/>
        </w:rPr>
        <w:tab/>
      </w:r>
      <w:r w:rsidR="0054712A">
        <w:rPr>
          <w:rFonts w:ascii="Arial" w:hAnsi="Arial" w:cs="Arial" w:hint="eastAsia"/>
          <w:sz w:val="22"/>
          <w:szCs w:val="22"/>
        </w:rPr>
        <w:t>The residence of the Japanese Ambassador to Singapore</w:t>
      </w:r>
      <w:r w:rsidR="0054712A">
        <w:rPr>
          <w:rFonts w:ascii="Arial" w:hAnsi="Arial" w:cs="Arial"/>
          <w:sz w:val="22"/>
          <w:szCs w:val="22"/>
        </w:rPr>
        <w:br/>
      </w:r>
    </w:p>
    <w:p w14:paraId="5F6CBDAE" w14:textId="77777777" w:rsidR="00B8679C" w:rsidRPr="00B8679C" w:rsidRDefault="00170776" w:rsidP="00B92D3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hAnsi="Arial" w:cs="Arial" w:hint="eastAsia"/>
          <w:b/>
          <w:color w:val="000000"/>
          <w:sz w:val="22"/>
          <w:szCs w:val="22"/>
        </w:rPr>
        <w:t xml:space="preserve">Joint Opening </w:t>
      </w:r>
      <w:r w:rsidR="004B3731">
        <w:rPr>
          <w:rFonts w:ascii="Arial" w:hAnsi="Arial" w:cs="Arial" w:hint="eastAsia"/>
          <w:b/>
          <w:color w:val="000000"/>
          <w:sz w:val="22"/>
          <w:szCs w:val="22"/>
        </w:rPr>
        <w:t>Ceremony</w:t>
      </w:r>
    </w:p>
    <w:p w14:paraId="618EA925" w14:textId="111785CA" w:rsidR="00B8679C" w:rsidRPr="00BD0AB4" w:rsidRDefault="00B8679C" w:rsidP="00B92D37">
      <w:pPr>
        <w:tabs>
          <w:tab w:val="left" w:pos="3612"/>
          <w:tab w:val="left" w:pos="3640"/>
        </w:tabs>
        <w:ind w:left="1303" w:hanging="1"/>
        <w:rPr>
          <w:rFonts w:ascii="Arial" w:hAnsi="Arial" w:cs="Arial" w:hint="eastAsia"/>
          <w:sz w:val="22"/>
          <w:szCs w:val="22"/>
        </w:rPr>
      </w:pPr>
      <w:r w:rsidRPr="00B8679C">
        <w:rPr>
          <w:rFonts w:ascii="Arial" w:eastAsia="Arial" w:hAnsi="Arial" w:cs="Arial"/>
          <w:b/>
          <w:sz w:val="22"/>
          <w:szCs w:val="22"/>
        </w:rPr>
        <w:t>Date:</w:t>
      </w:r>
      <w:r w:rsidRPr="00B8679C">
        <w:rPr>
          <w:rFonts w:ascii="Arial" w:eastAsia="Arial" w:hAnsi="Arial" w:cs="Arial"/>
          <w:sz w:val="22"/>
          <w:szCs w:val="22"/>
        </w:rPr>
        <w:tab/>
        <w:t>2</w:t>
      </w:r>
      <w:r w:rsidRPr="00B8679C">
        <w:rPr>
          <w:rFonts w:ascii="Arial" w:hAnsi="Arial" w:cs="Arial" w:hint="eastAsia"/>
          <w:sz w:val="22"/>
          <w:szCs w:val="22"/>
        </w:rPr>
        <w:t>8 October</w:t>
      </w:r>
      <w:r w:rsidRPr="00B8679C">
        <w:rPr>
          <w:rFonts w:ascii="Arial" w:eastAsia="Arial" w:hAnsi="Arial" w:cs="Arial"/>
          <w:sz w:val="22"/>
          <w:szCs w:val="22"/>
        </w:rPr>
        <w:t xml:space="preserve"> 202</w:t>
      </w:r>
      <w:r w:rsidRPr="00B8679C">
        <w:rPr>
          <w:rFonts w:ascii="Arial" w:hAnsi="Arial" w:cs="Arial" w:hint="eastAsia"/>
          <w:sz w:val="22"/>
          <w:szCs w:val="22"/>
        </w:rPr>
        <w:t>6</w:t>
      </w:r>
      <w:r w:rsidRPr="00B8679C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br/>
      </w:r>
      <w:r w:rsidRPr="00E91AF8">
        <w:rPr>
          <w:rFonts w:ascii="Arial" w:eastAsia="Arial" w:hAnsi="Arial" w:cs="Arial"/>
          <w:b/>
          <w:sz w:val="22"/>
          <w:szCs w:val="22"/>
        </w:rPr>
        <w:t xml:space="preserve">Time:    </w:t>
      </w:r>
      <w:r w:rsidRPr="00E91AF8"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hAnsi="Arial" w:cs="Arial" w:hint="eastAsia"/>
          <w:sz w:val="22"/>
          <w:szCs w:val="22"/>
        </w:rPr>
        <w:t>10</w:t>
      </w:r>
      <w:r w:rsidRPr="00E91AF8">
        <w:rPr>
          <w:rFonts w:ascii="Arial" w:eastAsia="Arial" w:hAnsi="Arial" w:cs="Arial"/>
          <w:sz w:val="22"/>
          <w:szCs w:val="22"/>
        </w:rPr>
        <w:t>:00</w:t>
      </w:r>
      <w:r w:rsidRPr="001C180D">
        <w:rPr>
          <w:rFonts w:ascii="Arial" w:eastAsia="Arial" w:hAnsi="Arial" w:cs="Arial"/>
          <w:sz w:val="22"/>
          <w:szCs w:val="22"/>
        </w:rPr>
        <w:t>–</w:t>
      </w:r>
      <w:r>
        <w:rPr>
          <w:rFonts w:ascii="Arial" w:hAnsi="Arial" w:cs="Arial" w:hint="eastAsia"/>
          <w:sz w:val="22"/>
          <w:szCs w:val="22"/>
        </w:rPr>
        <w:t>10:30</w:t>
      </w:r>
    </w:p>
    <w:p w14:paraId="70F33FB0" w14:textId="77777777" w:rsidR="00B8679C" w:rsidRPr="00B8679C" w:rsidRDefault="00B8679C" w:rsidP="00B92D37">
      <w:pPr>
        <w:tabs>
          <w:tab w:val="left" w:pos="3640"/>
        </w:tabs>
        <w:ind w:left="1316"/>
        <w:rPr>
          <w:rFonts w:ascii="Arial" w:hAnsi="Arial" w:cs="Arial"/>
          <w:sz w:val="22"/>
          <w:szCs w:val="22"/>
        </w:rPr>
      </w:pPr>
      <w:r w:rsidRPr="00B8679C">
        <w:rPr>
          <w:rFonts w:ascii="Arial" w:eastAsia="Arial" w:hAnsi="Arial" w:cs="Arial"/>
          <w:b/>
          <w:sz w:val="22"/>
          <w:szCs w:val="22"/>
        </w:rPr>
        <w:t>Venue:</w:t>
      </w:r>
      <w:r w:rsidRPr="00B8679C">
        <w:rPr>
          <w:rFonts w:ascii="Arial" w:eastAsia="Arial" w:hAnsi="Arial" w:cs="Arial"/>
          <w:sz w:val="22"/>
          <w:szCs w:val="22"/>
        </w:rPr>
        <w:t xml:space="preserve">    </w:t>
      </w:r>
      <w:r w:rsidRPr="00B8679C">
        <w:rPr>
          <w:rFonts w:ascii="Arial" w:eastAsia="Arial" w:hAnsi="Arial" w:cs="Arial"/>
          <w:sz w:val="22"/>
          <w:szCs w:val="22"/>
        </w:rPr>
        <w:tab/>
      </w:r>
      <w:r w:rsidRPr="00B8679C">
        <w:rPr>
          <w:rFonts w:ascii="Arial" w:hAnsi="Arial" w:cs="Arial" w:hint="eastAsia"/>
          <w:sz w:val="22"/>
          <w:szCs w:val="22"/>
        </w:rPr>
        <w:t xml:space="preserve">Hall 3, Singapore EXPO </w:t>
      </w:r>
    </w:p>
    <w:p w14:paraId="6ED04783" w14:textId="77777777" w:rsidR="00B8679C" w:rsidRPr="00B8679C" w:rsidRDefault="00B8679C" w:rsidP="00B92D37">
      <w:pPr>
        <w:pBdr>
          <w:top w:val="nil"/>
          <w:left w:val="nil"/>
          <w:bottom w:val="nil"/>
          <w:right w:val="nil"/>
          <w:between w:val="nil"/>
        </w:pBdr>
        <w:ind w:left="1316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25EAD9DD" w14:textId="3013C682" w:rsidR="003B0676" w:rsidRPr="00BD0AB4" w:rsidRDefault="002A30B6" w:rsidP="00B92D3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40"/>
        </w:tabs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 w:hint="eastAsia"/>
          <w:b/>
          <w:bCs/>
          <w:color w:val="000000"/>
          <w:sz w:val="22"/>
          <w:szCs w:val="22"/>
        </w:rPr>
        <w:t xml:space="preserve">SIDEX </w:t>
      </w:r>
      <w:r w:rsidR="00BD0AB4" w:rsidRPr="00BD0AB4">
        <w:rPr>
          <w:rFonts w:ascii="Arial" w:hAnsi="Arial" w:cs="Arial"/>
          <w:b/>
          <w:bCs/>
          <w:color w:val="000000"/>
          <w:sz w:val="22"/>
          <w:szCs w:val="22"/>
        </w:rPr>
        <w:t>Gala Dinner</w:t>
      </w:r>
    </w:p>
    <w:p w14:paraId="3DB4C508" w14:textId="6CCFD122" w:rsidR="003B0676" w:rsidRPr="00E91AF8" w:rsidRDefault="00291F5B" w:rsidP="00B92D37">
      <w:pPr>
        <w:tabs>
          <w:tab w:val="left" w:pos="3556"/>
          <w:tab w:val="left" w:pos="3640"/>
        </w:tabs>
        <w:ind w:left="1300" w:hanging="1"/>
        <w:rPr>
          <w:rFonts w:ascii="Arial" w:eastAsia="Arial" w:hAnsi="Arial" w:cs="Arial"/>
          <w:sz w:val="22"/>
          <w:szCs w:val="22"/>
        </w:rPr>
      </w:pPr>
      <w:r w:rsidRPr="00E91AF8">
        <w:rPr>
          <w:rFonts w:ascii="Arial" w:eastAsia="Arial" w:hAnsi="Arial" w:cs="Arial"/>
          <w:b/>
          <w:sz w:val="22"/>
          <w:szCs w:val="22"/>
        </w:rPr>
        <w:t>Date:</w:t>
      </w:r>
      <w:r w:rsidRPr="00E91AF8">
        <w:rPr>
          <w:rFonts w:ascii="Arial" w:eastAsia="Arial" w:hAnsi="Arial" w:cs="Arial"/>
          <w:sz w:val="22"/>
          <w:szCs w:val="22"/>
        </w:rPr>
        <w:t xml:space="preserve">    </w:t>
      </w:r>
      <w:r w:rsidRPr="00E91AF8">
        <w:rPr>
          <w:rFonts w:ascii="Arial" w:eastAsia="Arial" w:hAnsi="Arial" w:cs="Arial"/>
          <w:sz w:val="22"/>
          <w:szCs w:val="22"/>
        </w:rPr>
        <w:tab/>
      </w:r>
      <w:r w:rsidR="003059CA">
        <w:rPr>
          <w:rFonts w:ascii="Arial" w:hAnsi="Arial" w:cs="Arial"/>
          <w:sz w:val="22"/>
          <w:szCs w:val="22"/>
        </w:rPr>
        <w:tab/>
      </w:r>
      <w:r w:rsidR="00BD0AB4">
        <w:rPr>
          <w:rFonts w:ascii="Arial" w:hAnsi="Arial" w:cs="Arial" w:hint="eastAsia"/>
          <w:sz w:val="22"/>
          <w:szCs w:val="22"/>
        </w:rPr>
        <w:t>28</w:t>
      </w:r>
      <w:r w:rsidR="00BD0AB4" w:rsidRPr="00E91AF8">
        <w:rPr>
          <w:rFonts w:ascii="Arial" w:eastAsia="Arial" w:hAnsi="Arial" w:cs="Arial"/>
          <w:sz w:val="22"/>
          <w:szCs w:val="22"/>
        </w:rPr>
        <w:t xml:space="preserve"> </w:t>
      </w:r>
      <w:r w:rsidR="00BD0AB4">
        <w:rPr>
          <w:rFonts w:ascii="Arial" w:eastAsia="Arial" w:hAnsi="Arial" w:cs="Arial"/>
          <w:sz w:val="22"/>
          <w:szCs w:val="22"/>
        </w:rPr>
        <w:t>October 2026</w:t>
      </w:r>
    </w:p>
    <w:p w14:paraId="5AF7A443" w14:textId="4FB6BF3B" w:rsidR="003B0676" w:rsidRPr="00E91AF8" w:rsidRDefault="00291F5B" w:rsidP="00B92D37">
      <w:pPr>
        <w:tabs>
          <w:tab w:val="left" w:pos="3556"/>
          <w:tab w:val="left" w:pos="3640"/>
        </w:tabs>
        <w:ind w:left="1303" w:hanging="1"/>
        <w:rPr>
          <w:rFonts w:ascii="Arial" w:eastAsia="Arial" w:hAnsi="Arial" w:cs="Arial"/>
          <w:sz w:val="22"/>
          <w:szCs w:val="22"/>
        </w:rPr>
      </w:pPr>
      <w:r w:rsidRPr="00E91AF8">
        <w:rPr>
          <w:rFonts w:ascii="Arial" w:eastAsia="Arial" w:hAnsi="Arial" w:cs="Arial"/>
          <w:b/>
          <w:sz w:val="22"/>
          <w:szCs w:val="22"/>
        </w:rPr>
        <w:t xml:space="preserve">Time:    </w:t>
      </w:r>
      <w:r w:rsidRPr="00E91AF8">
        <w:rPr>
          <w:rFonts w:ascii="Arial" w:eastAsia="Arial" w:hAnsi="Arial" w:cs="Arial"/>
          <w:b/>
          <w:sz w:val="22"/>
          <w:szCs w:val="22"/>
        </w:rPr>
        <w:tab/>
      </w:r>
      <w:r w:rsidR="003059CA">
        <w:rPr>
          <w:rFonts w:ascii="Arial" w:hAnsi="Arial" w:cs="Arial"/>
          <w:b/>
          <w:sz w:val="22"/>
          <w:szCs w:val="22"/>
        </w:rPr>
        <w:tab/>
      </w:r>
      <w:r w:rsidR="00BD0AB4" w:rsidRPr="00E91AF8">
        <w:rPr>
          <w:rFonts w:ascii="Arial" w:eastAsia="Arial" w:hAnsi="Arial" w:cs="Arial"/>
          <w:sz w:val="22"/>
          <w:szCs w:val="22"/>
        </w:rPr>
        <w:t>1</w:t>
      </w:r>
      <w:r w:rsidR="002A30B6">
        <w:rPr>
          <w:rFonts w:ascii="Arial" w:hAnsi="Arial" w:cs="Arial" w:hint="eastAsia"/>
          <w:sz w:val="22"/>
          <w:szCs w:val="22"/>
        </w:rPr>
        <w:t>8</w:t>
      </w:r>
      <w:r w:rsidR="00BD0AB4" w:rsidRPr="00E91AF8">
        <w:rPr>
          <w:rFonts w:ascii="Arial" w:eastAsia="Arial" w:hAnsi="Arial" w:cs="Arial"/>
          <w:sz w:val="22"/>
          <w:szCs w:val="22"/>
        </w:rPr>
        <w:t>:</w:t>
      </w:r>
      <w:r w:rsidR="002A30B6">
        <w:rPr>
          <w:rFonts w:ascii="Arial" w:hAnsi="Arial" w:cs="Arial" w:hint="eastAsia"/>
          <w:sz w:val="22"/>
          <w:szCs w:val="22"/>
        </w:rPr>
        <w:t>30</w:t>
      </w:r>
      <w:r w:rsidR="001C180D" w:rsidRPr="001C180D">
        <w:rPr>
          <w:rFonts w:ascii="Arial" w:eastAsia="Arial" w:hAnsi="Arial" w:cs="Arial"/>
          <w:sz w:val="22"/>
          <w:szCs w:val="22"/>
        </w:rPr>
        <w:t>–</w:t>
      </w:r>
      <w:r w:rsidR="00BD0AB4">
        <w:rPr>
          <w:rFonts w:ascii="Arial" w:hAnsi="Arial" w:cs="Arial" w:hint="eastAsia"/>
          <w:sz w:val="22"/>
          <w:szCs w:val="22"/>
        </w:rPr>
        <w:t>21:00</w:t>
      </w:r>
      <w:r w:rsidR="002A30B6">
        <w:rPr>
          <w:rFonts w:ascii="Arial" w:hAnsi="Arial" w:cs="Arial" w:hint="eastAsia"/>
          <w:sz w:val="22"/>
          <w:szCs w:val="22"/>
        </w:rPr>
        <w:t xml:space="preserve"> </w:t>
      </w:r>
    </w:p>
    <w:p w14:paraId="69658ECE" w14:textId="2CB13FBD" w:rsidR="003B0676" w:rsidRPr="00E91AF8" w:rsidRDefault="00000000" w:rsidP="00B92D37">
      <w:pPr>
        <w:tabs>
          <w:tab w:val="left" w:pos="3640"/>
        </w:tabs>
        <w:ind w:left="1286" w:firstLine="13"/>
        <w:rPr>
          <w:rFonts w:ascii="Arial" w:eastAsia="Arial" w:hAnsi="Arial" w:cs="Arial"/>
          <w:sz w:val="22"/>
          <w:szCs w:val="22"/>
        </w:rPr>
      </w:pPr>
      <w:sdt>
        <w:sdtPr>
          <w:tag w:val="goog_rdk_1"/>
          <w:id w:val="-673878525"/>
        </w:sdtPr>
        <w:sdtEndPr>
          <w:rPr>
            <w:rFonts w:ascii="ＭＳ ゴシック" w:eastAsia="ＭＳ ゴシック" w:hAnsi="ＭＳ ゴシック" w:cs="ＭＳ ゴシック" w:hint="eastAsia"/>
            <w:b/>
            <w:sz w:val="22"/>
            <w:szCs w:val="22"/>
          </w:rPr>
        </w:sdtEndPr>
        <w:sdtContent>
          <w:r w:rsidR="00B8679C" w:rsidRPr="00B8679C">
            <w:rPr>
              <w:rFonts w:ascii="Arial" w:eastAsia="Arial" w:hAnsi="Arial" w:cs="Arial"/>
              <w:b/>
              <w:sz w:val="22"/>
              <w:szCs w:val="22"/>
            </w:rPr>
            <w:t>Venue:</w:t>
          </w:r>
        </w:sdtContent>
      </w:sdt>
      <w:r w:rsidR="00291F5B" w:rsidRPr="00E91AF8">
        <w:rPr>
          <w:rFonts w:ascii="Arial Unicode MS" w:eastAsia="Arial Unicode MS" w:hAnsi="Arial Unicode MS" w:cs="Arial Unicode MS"/>
          <w:b/>
          <w:sz w:val="22"/>
          <w:szCs w:val="22"/>
        </w:rPr>
        <w:tab/>
      </w:r>
      <w:r w:rsidR="00BE6C49" w:rsidRPr="00BE6C49">
        <w:rPr>
          <w:rFonts w:ascii="Arial" w:hAnsi="Arial" w:cs="Arial"/>
          <w:sz w:val="22"/>
          <w:szCs w:val="22"/>
        </w:rPr>
        <w:t>Grand Ballroom</w:t>
      </w:r>
      <w:r w:rsidR="00BE6C49" w:rsidRPr="00BE6C49">
        <w:rPr>
          <w:rFonts w:ascii="Arial" w:hAnsi="Arial" w:cs="Arial" w:hint="eastAsia"/>
          <w:sz w:val="22"/>
          <w:szCs w:val="22"/>
        </w:rPr>
        <w:t xml:space="preserve">, </w:t>
      </w:r>
      <w:r w:rsidR="00BE6C49" w:rsidRPr="00BE6C49">
        <w:rPr>
          <w:rFonts w:ascii="Arial" w:hAnsi="Arial" w:cs="Arial"/>
          <w:sz w:val="22"/>
          <w:szCs w:val="22"/>
        </w:rPr>
        <w:t>Orchard Hotel</w:t>
      </w:r>
    </w:p>
    <w:p w14:paraId="5E9BA769" w14:textId="6DEBD7CF" w:rsidR="003059CA" w:rsidRPr="00BD0AB4" w:rsidRDefault="003059CA" w:rsidP="00B92D37">
      <w:pPr>
        <w:tabs>
          <w:tab w:val="left" w:pos="3640"/>
        </w:tabs>
        <w:ind w:left="3668" w:hanging="2370"/>
        <w:rPr>
          <w:rFonts w:ascii="Arial" w:hAnsi="Arial" w:cs="Arial"/>
          <w:sz w:val="22"/>
          <w:szCs w:val="22"/>
        </w:rPr>
      </w:pPr>
      <w:commentRangeStart w:id="1"/>
      <w:del w:id="2" w:author="作成者" w:date="2026-10-01T20:13:00Z" w16du:dateUtc="2026-10-01T11:13:00Z">
        <w:r w:rsidRPr="002A30B6" w:rsidDel="002A30B6">
          <w:rPr>
            <w:rFonts w:ascii="Arial" w:hAnsi="Arial" w:cs="Arial"/>
            <w:b/>
            <w:bCs/>
            <w:sz w:val="22"/>
            <w:szCs w:val="22"/>
            <w:highlight w:val="yellow"/>
          </w:rPr>
          <w:delText>Eligible participants:</w:delText>
        </w:r>
        <w:r w:rsidRPr="002A30B6" w:rsidDel="002A30B6">
          <w:rPr>
            <w:rFonts w:ascii="Arial" w:hAnsi="Arial" w:cs="Arial" w:hint="eastAsia"/>
            <w:b/>
            <w:bCs/>
            <w:sz w:val="22"/>
            <w:szCs w:val="22"/>
            <w:highlight w:val="yellow"/>
          </w:rPr>
          <w:delText xml:space="preserve">　</w:delText>
        </w:r>
        <w:r w:rsidRPr="002A30B6" w:rsidDel="002A30B6">
          <w:rPr>
            <w:rFonts w:ascii="Arial" w:hAnsi="Arial" w:cs="Arial"/>
            <w:sz w:val="22"/>
            <w:szCs w:val="22"/>
            <w:highlight w:val="yellow"/>
          </w:rPr>
          <w:delText>Up to two participants per member country (</w:delText>
        </w:r>
        <w:r w:rsidR="00144F0D" w:rsidRPr="002A30B6" w:rsidDel="002A30B6">
          <w:rPr>
            <w:rFonts w:ascii="Arial" w:hAnsi="Arial" w:cs="Arial"/>
            <w:sz w:val="22"/>
            <w:szCs w:val="22"/>
            <w:highlight w:val="yellow"/>
          </w:rPr>
          <w:delText xml:space="preserve">the </w:delText>
        </w:r>
        <w:r w:rsidRPr="002A30B6" w:rsidDel="002A30B6">
          <w:rPr>
            <w:rFonts w:ascii="Arial" w:hAnsi="Arial" w:cs="Arial"/>
            <w:sz w:val="22"/>
            <w:szCs w:val="22"/>
            <w:highlight w:val="yellow"/>
          </w:rPr>
          <w:delText>head of delegation and one accompanying staff)</w:delText>
        </w:r>
        <w:commentRangeEnd w:id="1"/>
        <w:r w:rsidR="002A30B6" w:rsidRPr="00BD0AB4" w:rsidDel="002A30B6">
          <w:rPr>
            <w:rStyle w:val="a8"/>
            <w:rFonts w:ascii="Arial" w:hAnsi="Arial" w:cs="Arial"/>
            <w:sz w:val="22"/>
            <w:szCs w:val="22"/>
          </w:rPr>
          <w:commentReference w:id="1"/>
        </w:r>
      </w:del>
    </w:p>
    <w:p w14:paraId="1505D99D" w14:textId="77777777" w:rsidR="002A30B6" w:rsidRPr="00FA13BC" w:rsidRDefault="002A30B6" w:rsidP="00B92D3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40"/>
        </w:tabs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FA13BC">
        <w:rPr>
          <w:rFonts w:ascii="Arial" w:eastAsia="Arial" w:hAnsi="Arial" w:cs="Arial" w:hint="eastAsia"/>
          <w:b/>
          <w:bCs/>
          <w:color w:val="000000"/>
          <w:sz w:val="22"/>
          <w:szCs w:val="22"/>
        </w:rPr>
        <w:t>Field Tri</w:t>
      </w:r>
      <w:r>
        <w:rPr>
          <w:rFonts w:ascii="Arial" w:hAnsi="Arial" w:cs="Arial" w:hint="eastAsia"/>
          <w:b/>
          <w:bCs/>
          <w:color w:val="000000"/>
          <w:sz w:val="22"/>
          <w:szCs w:val="22"/>
        </w:rPr>
        <w:t>p</w:t>
      </w:r>
    </w:p>
    <w:p w14:paraId="1C7A25D8" w14:textId="77777777" w:rsidR="002A30B6" w:rsidRPr="00E91AF8" w:rsidRDefault="002A30B6" w:rsidP="00B92D37">
      <w:pPr>
        <w:tabs>
          <w:tab w:val="left" w:pos="3556"/>
          <w:tab w:val="left" w:pos="3640"/>
        </w:tabs>
        <w:ind w:left="1300" w:hanging="1"/>
        <w:rPr>
          <w:rFonts w:ascii="Arial" w:eastAsia="Arial" w:hAnsi="Arial" w:cs="Arial"/>
          <w:sz w:val="22"/>
          <w:szCs w:val="22"/>
        </w:rPr>
      </w:pPr>
      <w:r w:rsidRPr="00E91AF8">
        <w:rPr>
          <w:rFonts w:ascii="Arial" w:eastAsia="Arial" w:hAnsi="Arial" w:cs="Arial"/>
          <w:b/>
          <w:sz w:val="22"/>
          <w:szCs w:val="22"/>
        </w:rPr>
        <w:t>Date:</w:t>
      </w:r>
      <w:r w:rsidRPr="00E91AF8">
        <w:rPr>
          <w:rFonts w:ascii="Arial" w:eastAsia="Arial" w:hAnsi="Arial" w:cs="Arial"/>
          <w:sz w:val="22"/>
          <w:szCs w:val="22"/>
        </w:rPr>
        <w:t xml:space="preserve">    </w:t>
      </w:r>
      <w:r w:rsidRPr="00E91AF8">
        <w:rPr>
          <w:rFonts w:ascii="Arial" w:eastAsia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 w:hint="eastAsia"/>
          <w:sz w:val="22"/>
          <w:szCs w:val="22"/>
        </w:rPr>
        <w:t xml:space="preserve">29 </w:t>
      </w:r>
      <w:r>
        <w:rPr>
          <w:rFonts w:ascii="Arial" w:eastAsia="Arial" w:hAnsi="Arial" w:cs="Arial"/>
          <w:sz w:val="22"/>
          <w:szCs w:val="22"/>
        </w:rPr>
        <w:t>October 2026</w:t>
      </w:r>
    </w:p>
    <w:p w14:paraId="150A7FBA" w14:textId="77777777" w:rsidR="002A30B6" w:rsidRPr="002A30B6" w:rsidRDefault="002A30B6" w:rsidP="00B92D37">
      <w:pPr>
        <w:tabs>
          <w:tab w:val="left" w:pos="3612"/>
          <w:tab w:val="left" w:pos="3640"/>
        </w:tabs>
        <w:ind w:left="1303" w:hanging="1"/>
        <w:rPr>
          <w:rFonts w:ascii="Arial" w:hAnsi="Arial" w:cs="Arial" w:hint="eastAsia"/>
          <w:sz w:val="22"/>
          <w:szCs w:val="22"/>
        </w:rPr>
      </w:pPr>
      <w:r w:rsidRPr="00E91AF8">
        <w:rPr>
          <w:rFonts w:ascii="Arial" w:eastAsia="Arial" w:hAnsi="Arial" w:cs="Arial"/>
          <w:b/>
          <w:sz w:val="22"/>
          <w:szCs w:val="22"/>
        </w:rPr>
        <w:t xml:space="preserve">Time:    </w:t>
      </w:r>
      <w:r w:rsidRPr="00E91AF8">
        <w:rPr>
          <w:rFonts w:ascii="Arial" w:eastAsia="Arial" w:hAnsi="Arial" w:cs="Arial"/>
          <w:b/>
          <w:sz w:val="22"/>
          <w:szCs w:val="22"/>
        </w:rPr>
        <w:tab/>
      </w:r>
      <w:r>
        <w:rPr>
          <w:rFonts w:ascii="Arial" w:hAnsi="Arial" w:cs="Arial" w:hint="eastAsia"/>
          <w:sz w:val="22"/>
          <w:szCs w:val="22"/>
        </w:rPr>
        <w:t>13</w:t>
      </w:r>
      <w:r w:rsidRPr="00E91AF8"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hAnsi="Arial" w:cs="Arial" w:hint="eastAsia"/>
          <w:sz w:val="22"/>
          <w:szCs w:val="22"/>
        </w:rPr>
        <w:t>00</w:t>
      </w:r>
      <w:r w:rsidRPr="001C180D">
        <w:rPr>
          <w:rFonts w:ascii="Arial" w:eastAsia="Arial" w:hAnsi="Arial" w:cs="Arial"/>
          <w:sz w:val="22"/>
          <w:szCs w:val="22"/>
        </w:rPr>
        <w:t>–</w:t>
      </w:r>
      <w:r>
        <w:rPr>
          <w:rFonts w:ascii="Arial" w:hAnsi="Arial" w:cs="Arial" w:hint="eastAsia"/>
          <w:sz w:val="22"/>
          <w:szCs w:val="22"/>
        </w:rPr>
        <w:t>16:15</w:t>
      </w:r>
    </w:p>
    <w:p w14:paraId="4ED2B525" w14:textId="77777777" w:rsidR="002A30B6" w:rsidRPr="002A30B6" w:rsidRDefault="002A30B6" w:rsidP="00B92D37">
      <w:pPr>
        <w:tabs>
          <w:tab w:val="left" w:pos="3556"/>
          <w:tab w:val="left" w:pos="3640"/>
        </w:tabs>
        <w:ind w:left="1303" w:hanging="1"/>
        <w:rPr>
          <w:ins w:id="3" w:author="作成者" w:date="2026-10-01T20:13:00Z" w16du:dateUtc="2026-10-01T11:13:00Z"/>
          <w:rFonts w:ascii="Arial" w:hAnsi="Arial" w:cs="Arial" w:hint="eastAsia"/>
          <w:sz w:val="22"/>
          <w:szCs w:val="22"/>
        </w:rPr>
      </w:pPr>
      <w:r>
        <w:rPr>
          <w:rFonts w:ascii="Arial" w:hAnsi="Arial" w:cs="Arial" w:hint="eastAsia"/>
          <w:b/>
          <w:sz w:val="22"/>
          <w:szCs w:val="22"/>
        </w:rPr>
        <w:t>Places to visit</w:t>
      </w:r>
      <w:r w:rsidRPr="00E91AF8">
        <w:rPr>
          <w:rFonts w:ascii="Arial" w:eastAsia="Arial" w:hAnsi="Arial" w:cs="Arial"/>
          <w:b/>
          <w:sz w:val="22"/>
          <w:szCs w:val="22"/>
        </w:rPr>
        <w:t>:</w:t>
      </w:r>
      <w:r w:rsidRPr="00E91AF8">
        <w:rPr>
          <w:rFonts w:ascii="Arial" w:eastAsia="Arial" w:hAnsi="Arial" w:cs="Arial"/>
          <w:sz w:val="22"/>
          <w:szCs w:val="22"/>
        </w:rPr>
        <w:t xml:space="preserve">    </w:t>
      </w:r>
      <w:r w:rsidRPr="00E91AF8">
        <w:rPr>
          <w:rFonts w:ascii="Arial" w:eastAsia="Arial" w:hAnsi="Arial" w:cs="Arial"/>
          <w:sz w:val="22"/>
          <w:szCs w:val="22"/>
        </w:rPr>
        <w:tab/>
      </w:r>
      <w:r w:rsidRPr="002A30B6">
        <w:rPr>
          <w:rFonts w:ascii="Arial" w:hAnsi="Arial" w:cs="Arial"/>
          <w:bCs/>
          <w:sz w:val="22"/>
          <w:szCs w:val="22"/>
        </w:rPr>
        <w:tab/>
      </w:r>
      <w:r w:rsidRPr="002A30B6">
        <w:rPr>
          <w:rFonts w:ascii="Arial" w:eastAsia="Arial" w:hAnsi="Arial" w:cs="Arial"/>
          <w:bCs/>
          <w:sz w:val="22"/>
          <w:szCs w:val="22"/>
        </w:rPr>
        <w:t>Civil Defence Academy (CDA)</w:t>
      </w:r>
    </w:p>
    <w:p w14:paraId="78246753" w14:textId="77777777" w:rsidR="003B0676" w:rsidRPr="002A30B6" w:rsidRDefault="003B0676" w:rsidP="00B92D37">
      <w:pPr>
        <w:tabs>
          <w:tab w:val="left" w:pos="3640"/>
        </w:tabs>
        <w:ind w:left="1286" w:firstLine="13"/>
        <w:rPr>
          <w:rFonts w:ascii="Arial" w:eastAsia="Arial" w:hAnsi="Arial" w:cs="Arial"/>
          <w:sz w:val="22"/>
          <w:szCs w:val="22"/>
        </w:rPr>
      </w:pPr>
    </w:p>
    <w:p w14:paraId="279CC9F9" w14:textId="4679FD48" w:rsidR="003B0676" w:rsidRPr="00E91AF8" w:rsidRDefault="00BD0AB4" w:rsidP="00B92D3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40"/>
        </w:tabs>
        <w:rPr>
          <w:b/>
          <w:color w:val="000000"/>
          <w:sz w:val="22"/>
          <w:szCs w:val="22"/>
        </w:rPr>
      </w:pPr>
      <w:r w:rsidRPr="00BD0AB4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SCDF Parade and Dinner </w:t>
      </w:r>
      <w:r w:rsidR="0054712A">
        <w:rPr>
          <w:rFonts w:ascii="Arial" w:hAnsi="Arial" w:cs="Arial" w:hint="eastAsia"/>
          <w:b/>
          <w:bCs/>
          <w:color w:val="000000"/>
          <w:sz w:val="22"/>
          <w:szCs w:val="22"/>
        </w:rPr>
        <w:t>R</w:t>
      </w:r>
      <w:r w:rsidRPr="00BD0AB4">
        <w:rPr>
          <w:rFonts w:ascii="Arial" w:eastAsia="Arial" w:hAnsi="Arial" w:cs="Arial"/>
          <w:b/>
          <w:bCs/>
          <w:color w:val="000000"/>
          <w:sz w:val="22"/>
          <w:szCs w:val="22"/>
        </w:rPr>
        <w:t>eception</w:t>
      </w:r>
    </w:p>
    <w:p w14:paraId="44FD21CF" w14:textId="50F68FFE" w:rsidR="003B0676" w:rsidRPr="00E91AF8" w:rsidRDefault="00291F5B" w:rsidP="00B92D37">
      <w:pPr>
        <w:tabs>
          <w:tab w:val="left" w:pos="3556"/>
          <w:tab w:val="left" w:pos="3640"/>
        </w:tabs>
        <w:ind w:left="1300" w:hanging="1"/>
        <w:rPr>
          <w:rFonts w:ascii="Arial" w:eastAsia="Arial" w:hAnsi="Arial" w:cs="Arial"/>
          <w:sz w:val="22"/>
          <w:szCs w:val="22"/>
        </w:rPr>
      </w:pPr>
      <w:r w:rsidRPr="00E91AF8">
        <w:rPr>
          <w:rFonts w:ascii="Arial" w:eastAsia="Arial" w:hAnsi="Arial" w:cs="Arial"/>
          <w:b/>
          <w:sz w:val="22"/>
          <w:szCs w:val="22"/>
        </w:rPr>
        <w:t>Date:</w:t>
      </w:r>
      <w:r w:rsidRPr="00E91AF8">
        <w:rPr>
          <w:rFonts w:ascii="Arial" w:eastAsia="Arial" w:hAnsi="Arial" w:cs="Arial"/>
          <w:sz w:val="22"/>
          <w:szCs w:val="22"/>
        </w:rPr>
        <w:t xml:space="preserve">    </w:t>
      </w:r>
      <w:r w:rsidRPr="00E91AF8">
        <w:rPr>
          <w:rFonts w:ascii="Arial" w:eastAsia="Arial" w:hAnsi="Arial" w:cs="Arial"/>
          <w:sz w:val="22"/>
          <w:szCs w:val="22"/>
        </w:rPr>
        <w:tab/>
      </w:r>
      <w:r w:rsidR="003059CA">
        <w:rPr>
          <w:rFonts w:ascii="Arial" w:hAnsi="Arial" w:cs="Arial"/>
          <w:sz w:val="22"/>
          <w:szCs w:val="22"/>
        </w:rPr>
        <w:tab/>
      </w:r>
      <w:r w:rsidR="001C180D">
        <w:rPr>
          <w:rFonts w:ascii="Arial" w:hAnsi="Arial" w:cs="Arial" w:hint="eastAsia"/>
          <w:sz w:val="22"/>
          <w:szCs w:val="22"/>
        </w:rPr>
        <w:t xml:space="preserve">29 </w:t>
      </w:r>
      <w:r w:rsidR="00BD0AB4">
        <w:rPr>
          <w:rFonts w:ascii="Arial" w:eastAsia="Arial" w:hAnsi="Arial" w:cs="Arial"/>
          <w:sz w:val="22"/>
          <w:szCs w:val="22"/>
        </w:rPr>
        <w:t>October 2026</w:t>
      </w:r>
    </w:p>
    <w:p w14:paraId="3E06DF8F" w14:textId="6FADBBD7" w:rsidR="003B0676" w:rsidRPr="002A30B6" w:rsidRDefault="00291F5B" w:rsidP="00B92D37">
      <w:pPr>
        <w:tabs>
          <w:tab w:val="left" w:pos="3556"/>
          <w:tab w:val="left" w:pos="3640"/>
        </w:tabs>
        <w:ind w:left="1303" w:hanging="1"/>
        <w:rPr>
          <w:rFonts w:ascii="Arial" w:hAnsi="Arial" w:cs="Arial" w:hint="eastAsia"/>
          <w:sz w:val="22"/>
          <w:szCs w:val="22"/>
        </w:rPr>
      </w:pPr>
      <w:r w:rsidRPr="00E91AF8">
        <w:rPr>
          <w:rFonts w:ascii="Arial" w:eastAsia="Arial" w:hAnsi="Arial" w:cs="Arial"/>
          <w:b/>
          <w:sz w:val="22"/>
          <w:szCs w:val="22"/>
        </w:rPr>
        <w:t xml:space="preserve">Time:    </w:t>
      </w:r>
      <w:r w:rsidRPr="00E91AF8">
        <w:rPr>
          <w:rFonts w:ascii="Arial" w:eastAsia="Arial" w:hAnsi="Arial" w:cs="Arial"/>
          <w:b/>
          <w:sz w:val="22"/>
          <w:szCs w:val="22"/>
        </w:rPr>
        <w:tab/>
      </w:r>
      <w:r w:rsidR="003059CA">
        <w:rPr>
          <w:rFonts w:ascii="Arial" w:hAnsi="Arial" w:cs="Arial"/>
          <w:b/>
          <w:sz w:val="22"/>
          <w:szCs w:val="22"/>
        </w:rPr>
        <w:tab/>
      </w:r>
      <w:r w:rsidR="002A30B6">
        <w:rPr>
          <w:rFonts w:ascii="Arial" w:hAnsi="Arial" w:cs="Arial" w:hint="eastAsia"/>
          <w:sz w:val="22"/>
          <w:szCs w:val="22"/>
        </w:rPr>
        <w:t>18:00</w:t>
      </w:r>
      <w:r w:rsidR="002A30B6" w:rsidRPr="001C180D">
        <w:rPr>
          <w:rFonts w:ascii="Arial" w:eastAsia="Arial" w:hAnsi="Arial" w:cs="Arial"/>
          <w:sz w:val="22"/>
          <w:szCs w:val="22"/>
        </w:rPr>
        <w:t>–</w:t>
      </w:r>
      <w:r w:rsidR="002A30B6">
        <w:rPr>
          <w:rFonts w:ascii="Arial" w:hAnsi="Arial" w:cs="Arial" w:hint="eastAsia"/>
          <w:sz w:val="22"/>
          <w:szCs w:val="22"/>
        </w:rPr>
        <w:t>20:05, Dinner 20:05</w:t>
      </w:r>
      <w:r w:rsidR="002A30B6" w:rsidRPr="001C180D">
        <w:rPr>
          <w:rFonts w:ascii="Arial" w:eastAsia="Arial" w:hAnsi="Arial" w:cs="Arial"/>
          <w:sz w:val="22"/>
          <w:szCs w:val="22"/>
        </w:rPr>
        <w:t>–</w:t>
      </w:r>
      <w:r w:rsidR="002A30B6">
        <w:rPr>
          <w:rFonts w:ascii="Arial" w:hAnsi="Arial" w:cs="Arial" w:hint="eastAsia"/>
          <w:sz w:val="22"/>
          <w:szCs w:val="22"/>
        </w:rPr>
        <w:t>21:30</w:t>
      </w:r>
    </w:p>
    <w:p w14:paraId="28BB573A" w14:textId="526615B2" w:rsidR="003B0676" w:rsidRDefault="00291F5B" w:rsidP="00B92D37">
      <w:pPr>
        <w:tabs>
          <w:tab w:val="left" w:pos="3556"/>
          <w:tab w:val="left" w:pos="3640"/>
        </w:tabs>
        <w:ind w:left="1303" w:hanging="1"/>
        <w:rPr>
          <w:rFonts w:ascii="Arial" w:hAnsi="Arial" w:cs="Arial" w:hint="eastAsia"/>
          <w:sz w:val="22"/>
          <w:szCs w:val="22"/>
        </w:rPr>
      </w:pPr>
      <w:r w:rsidRPr="00E91AF8">
        <w:rPr>
          <w:rFonts w:ascii="Arial" w:eastAsia="Arial" w:hAnsi="Arial" w:cs="Arial"/>
          <w:b/>
          <w:sz w:val="22"/>
          <w:szCs w:val="22"/>
        </w:rPr>
        <w:t>Venue:</w:t>
      </w:r>
      <w:r w:rsidRPr="00E91AF8">
        <w:rPr>
          <w:rFonts w:ascii="Arial" w:eastAsia="Arial" w:hAnsi="Arial" w:cs="Arial"/>
          <w:sz w:val="22"/>
          <w:szCs w:val="22"/>
        </w:rPr>
        <w:t xml:space="preserve">    </w:t>
      </w:r>
      <w:r w:rsidRPr="00E91AF8">
        <w:rPr>
          <w:rFonts w:ascii="Arial" w:eastAsia="Arial" w:hAnsi="Arial" w:cs="Arial"/>
          <w:sz w:val="22"/>
          <w:szCs w:val="22"/>
        </w:rPr>
        <w:tab/>
      </w:r>
      <w:r w:rsidR="003059CA">
        <w:rPr>
          <w:rFonts w:ascii="Arial" w:hAnsi="Arial" w:cs="Arial"/>
          <w:sz w:val="22"/>
          <w:szCs w:val="22"/>
        </w:rPr>
        <w:tab/>
      </w:r>
      <w:r w:rsidR="005762E3">
        <w:rPr>
          <w:rFonts w:ascii="Arial" w:hAnsi="Arial" w:cs="Arial" w:hint="eastAsia"/>
          <w:sz w:val="22"/>
          <w:szCs w:val="22"/>
        </w:rPr>
        <w:t>Hall 4, Singapore EXPO</w:t>
      </w:r>
      <w:r w:rsidR="002A30B6">
        <w:rPr>
          <w:rFonts w:ascii="Arial" w:hAnsi="Arial" w:cs="Arial" w:hint="eastAsia"/>
          <w:sz w:val="22"/>
          <w:szCs w:val="22"/>
        </w:rPr>
        <w:t>/ Garnet Room</w:t>
      </w:r>
    </w:p>
    <w:p w14:paraId="062850FB" w14:textId="6DFC4B0C" w:rsidR="003059CA" w:rsidRPr="00BD0AB4" w:rsidDel="002A30B6" w:rsidRDefault="003059CA" w:rsidP="00B92D37">
      <w:pPr>
        <w:tabs>
          <w:tab w:val="left" w:pos="3640"/>
        </w:tabs>
        <w:ind w:left="3626" w:hanging="2350"/>
        <w:rPr>
          <w:del w:id="4" w:author="作成者" w:date="2026-10-01T20:13:00Z" w16du:dateUtc="2026-10-01T11:13:00Z"/>
          <w:rFonts w:ascii="Arial" w:hAnsi="Arial" w:cs="Arial"/>
          <w:sz w:val="22"/>
          <w:szCs w:val="22"/>
        </w:rPr>
      </w:pPr>
      <w:commentRangeStart w:id="5"/>
      <w:del w:id="6" w:author="作成者" w:date="2026-10-01T20:13:00Z" w16du:dateUtc="2026-10-01T11:13:00Z">
        <w:r w:rsidRPr="00680271" w:rsidDel="002A30B6">
          <w:rPr>
            <w:rFonts w:ascii="Arial" w:hAnsi="Arial" w:cs="Arial"/>
            <w:b/>
            <w:bCs/>
            <w:sz w:val="22"/>
            <w:szCs w:val="22"/>
          </w:rPr>
          <w:delText>Eligible participants:</w:delText>
        </w:r>
        <w:r w:rsidRPr="00680271" w:rsidDel="002A30B6">
          <w:rPr>
            <w:rFonts w:ascii="Arial" w:hAnsi="Arial" w:cs="Arial"/>
            <w:sz w:val="22"/>
            <w:szCs w:val="22"/>
          </w:rPr>
          <w:tab/>
        </w:r>
        <w:r w:rsidR="00237FB8" w:rsidRPr="00680271" w:rsidDel="002A30B6">
          <w:rPr>
            <w:rFonts w:ascii="Arial" w:hAnsi="Arial" w:cs="Arial"/>
            <w:sz w:val="22"/>
            <w:szCs w:val="22"/>
          </w:rPr>
          <w:delText>Up to two participants per member country (the head of delegation and one accompanying staff)</w:delText>
        </w:r>
        <w:commentRangeEnd w:id="5"/>
        <w:r w:rsidR="002A30B6" w:rsidRPr="00BD0AB4" w:rsidDel="002A30B6">
          <w:rPr>
            <w:rStyle w:val="a8"/>
            <w:rFonts w:ascii="Arial" w:hAnsi="Arial" w:cs="Arial"/>
            <w:sz w:val="22"/>
            <w:szCs w:val="22"/>
          </w:rPr>
          <w:commentReference w:id="5"/>
        </w:r>
      </w:del>
    </w:p>
    <w:p w14:paraId="51FCA7EF" w14:textId="02D7F41D" w:rsidR="00FA13BC" w:rsidDel="002A30B6" w:rsidRDefault="00FA13BC" w:rsidP="00B92D37">
      <w:pPr>
        <w:tabs>
          <w:tab w:val="left" w:pos="3556"/>
          <w:tab w:val="left" w:pos="3640"/>
        </w:tabs>
        <w:ind w:left="1303" w:hanging="1"/>
        <w:rPr>
          <w:del w:id="7" w:author="作成者" w:date="2026-10-01T20:13:00Z" w16du:dateUtc="2026-10-01T11:13:00Z"/>
          <w:rFonts w:ascii="Arial" w:hAnsi="Arial" w:cs="Arial"/>
          <w:sz w:val="22"/>
          <w:szCs w:val="22"/>
        </w:rPr>
      </w:pPr>
    </w:p>
    <w:p w14:paraId="301CBA45" w14:textId="77777777" w:rsidR="00B8679C" w:rsidRDefault="00B8679C" w:rsidP="00B92D3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hAnsi="Arial" w:cs="Arial" w:hint="eastAsia"/>
          <w:b/>
          <w:color w:val="000000"/>
          <w:sz w:val="22"/>
          <w:szCs w:val="22"/>
        </w:rPr>
        <w:t>SIDEX2026 Conference</w:t>
      </w:r>
    </w:p>
    <w:p w14:paraId="5922AF6C" w14:textId="6CF16FDE" w:rsidR="00B8679C" w:rsidRDefault="00B8679C" w:rsidP="00B92D37">
      <w:pPr>
        <w:tabs>
          <w:tab w:val="left" w:pos="3640"/>
        </w:tabs>
        <w:ind w:left="1276" w:firstLine="26"/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Date: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hAnsi="Arial" w:cs="Arial" w:hint="eastAsia"/>
          <w:sz w:val="22"/>
          <w:szCs w:val="22"/>
        </w:rPr>
        <w:t>30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hAnsi="Arial" w:cs="Arial" w:hint="eastAsia"/>
          <w:sz w:val="22"/>
          <w:szCs w:val="22"/>
        </w:rPr>
        <w:t>October</w:t>
      </w:r>
      <w:r>
        <w:rPr>
          <w:rFonts w:ascii="Arial" w:eastAsia="Arial" w:hAnsi="Arial" w:cs="Arial"/>
          <w:sz w:val="22"/>
          <w:szCs w:val="22"/>
        </w:rPr>
        <w:t xml:space="preserve"> 202</w:t>
      </w:r>
      <w:r>
        <w:rPr>
          <w:rFonts w:ascii="Arial" w:hAnsi="Arial" w:cs="Arial" w:hint="eastAsia"/>
          <w:sz w:val="22"/>
          <w:szCs w:val="22"/>
        </w:rPr>
        <w:t>6</w:t>
      </w: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22B0B194" w14:textId="77777777" w:rsidR="00B8679C" w:rsidRDefault="00B8679C" w:rsidP="00B92D37">
      <w:pPr>
        <w:tabs>
          <w:tab w:val="left" w:pos="3640"/>
        </w:tabs>
        <w:ind w:left="1276" w:firstLine="26"/>
        <w:rPr>
          <w:rFonts w:ascii="Arial" w:hAnsi="Arial" w:cs="Arial"/>
          <w:sz w:val="22"/>
          <w:szCs w:val="22"/>
        </w:rPr>
      </w:pPr>
      <w:r w:rsidRPr="00E91AF8">
        <w:rPr>
          <w:rFonts w:ascii="Arial" w:eastAsia="Arial" w:hAnsi="Arial" w:cs="Arial"/>
          <w:b/>
          <w:sz w:val="22"/>
          <w:szCs w:val="22"/>
        </w:rPr>
        <w:t>Venue:</w:t>
      </w:r>
      <w:r w:rsidRPr="00E91AF8">
        <w:rPr>
          <w:rFonts w:ascii="Arial" w:eastAsia="Arial" w:hAnsi="Arial" w:cs="Arial"/>
          <w:sz w:val="22"/>
          <w:szCs w:val="22"/>
        </w:rPr>
        <w:t xml:space="preserve">    </w:t>
      </w:r>
      <w:r w:rsidRPr="00E91AF8">
        <w:rPr>
          <w:rFonts w:ascii="Arial" w:eastAsia="Arial" w:hAnsi="Arial" w:cs="Arial"/>
          <w:sz w:val="22"/>
          <w:szCs w:val="22"/>
        </w:rPr>
        <w:tab/>
      </w:r>
      <w:r>
        <w:rPr>
          <w:rFonts w:ascii="Arial" w:hAnsi="Arial" w:cs="Arial" w:hint="eastAsia"/>
          <w:sz w:val="22"/>
          <w:szCs w:val="22"/>
        </w:rPr>
        <w:t xml:space="preserve">Hall 3, Singapore EXPO </w:t>
      </w:r>
    </w:p>
    <w:p w14:paraId="09E1A251" w14:textId="77777777" w:rsidR="00B8679C" w:rsidRPr="00B8679C" w:rsidRDefault="00B8679C" w:rsidP="00B92D37">
      <w:pPr>
        <w:tabs>
          <w:tab w:val="left" w:pos="3556"/>
          <w:tab w:val="left" w:pos="3640"/>
        </w:tabs>
        <w:ind w:left="1303" w:hanging="1"/>
        <w:rPr>
          <w:rFonts w:ascii="Arial" w:hAnsi="Arial" w:cs="Arial" w:hint="eastAsia"/>
          <w:sz w:val="22"/>
          <w:szCs w:val="22"/>
        </w:rPr>
      </w:pPr>
    </w:p>
    <w:p w14:paraId="179DA168" w14:textId="6CCA8A7E" w:rsidR="002A30B6" w:rsidRDefault="002A30B6" w:rsidP="00B92D3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hAnsi="Arial" w:cs="Arial" w:hint="eastAsia"/>
          <w:b/>
          <w:color w:val="000000"/>
          <w:sz w:val="22"/>
          <w:szCs w:val="22"/>
        </w:rPr>
        <w:t>Closing Ceremony?</w:t>
      </w:r>
    </w:p>
    <w:p w14:paraId="57781153" w14:textId="77777777" w:rsidR="003B0676" w:rsidRDefault="003B0676" w:rsidP="00B92D37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2"/>
          <w:szCs w:val="22"/>
        </w:rPr>
      </w:pPr>
    </w:p>
    <w:p w14:paraId="343D8335" w14:textId="77777777" w:rsidR="003B0676" w:rsidRDefault="003B0676" w:rsidP="00B92D37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2"/>
          <w:szCs w:val="22"/>
        </w:rPr>
      </w:pPr>
    </w:p>
    <w:p w14:paraId="3D07A925" w14:textId="77777777" w:rsidR="00E91B09" w:rsidRDefault="00E91B09" w:rsidP="00B92D37">
      <w:pPr>
        <w:pStyle w:val="4"/>
        <w:numPr>
          <w:ilvl w:val="0"/>
          <w:numId w:val="1"/>
        </w:numPr>
        <w:rPr>
          <w:rFonts w:ascii="Arial" w:eastAsia="Arial" w:hAnsi="Arial" w:cs="Arial"/>
          <w:b w:val="0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Accommodation</w:t>
      </w:r>
    </w:p>
    <w:p w14:paraId="3FA9522F" w14:textId="45385550" w:rsidR="002E1E83" w:rsidRPr="00680271" w:rsidRDefault="002E1E83" w:rsidP="00B92D37">
      <w:pPr>
        <w:tabs>
          <w:tab w:val="left" w:pos="2410"/>
          <w:tab w:val="left" w:pos="2552"/>
        </w:tabs>
        <w:ind w:leftChars="177" w:left="425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/>
      </w:r>
      <w:r w:rsidR="00E91B09" w:rsidRPr="00680271">
        <w:rPr>
          <w:rFonts w:ascii="Arial" w:hAnsi="Arial" w:cs="Arial"/>
          <w:b/>
          <w:bCs/>
          <w:sz w:val="22"/>
          <w:szCs w:val="22"/>
        </w:rPr>
        <w:t>Dorsett Changi City Singapore</w:t>
      </w:r>
    </w:p>
    <w:p w14:paraId="5273A185" w14:textId="62F9C461" w:rsidR="00E91B09" w:rsidRDefault="00E91B09" w:rsidP="00B92D37">
      <w:pPr>
        <w:tabs>
          <w:tab w:val="left" w:pos="2410"/>
          <w:tab w:val="left" w:pos="2552"/>
        </w:tabs>
        <w:ind w:leftChars="177" w:left="425"/>
        <w:rPr>
          <w:rFonts w:ascii="Arial" w:eastAsia="Arial" w:hAnsi="Arial" w:cs="Arial"/>
          <w:sz w:val="22"/>
          <w:szCs w:val="22"/>
          <w:highlight w:val="yellow"/>
        </w:rPr>
      </w:pPr>
      <w:r w:rsidRPr="00514B68">
        <w:rPr>
          <w:rFonts w:ascii="Arial" w:eastAsia="Arial" w:hAnsi="Arial" w:cs="Arial"/>
          <w:sz w:val="22"/>
          <w:szCs w:val="22"/>
        </w:rPr>
        <w:t>3 Changi Business Park Central 1, Singapore 486037</w:t>
      </w:r>
      <w:r w:rsidR="002A30B6">
        <w:rPr>
          <w:rFonts w:ascii="Arial" w:hAnsi="Arial" w:cs="Arial"/>
          <w:sz w:val="22"/>
          <w:szCs w:val="22"/>
        </w:rPr>
        <w:br/>
      </w:r>
      <w:r w:rsidR="002A30B6">
        <w:rPr>
          <w:rFonts w:ascii="Arial" w:hAnsi="Arial" w:cs="Arial" w:hint="eastAsia"/>
          <w:sz w:val="22"/>
          <w:szCs w:val="22"/>
        </w:rPr>
        <w:t xml:space="preserve">Website: </w:t>
      </w:r>
      <w:r>
        <w:rPr>
          <w:rFonts w:ascii="Arial" w:hAnsi="Arial" w:cs="Arial"/>
          <w:sz w:val="22"/>
          <w:szCs w:val="22"/>
        </w:rPr>
        <w:br/>
      </w:r>
    </w:p>
    <w:p w14:paraId="39085D95" w14:textId="77777777" w:rsidR="00E91B09" w:rsidRPr="002A30B6" w:rsidRDefault="00E91B09" w:rsidP="00B92D37">
      <w:pPr>
        <w:pBdr>
          <w:top w:val="nil"/>
          <w:left w:val="nil"/>
          <w:bottom w:val="nil"/>
          <w:right w:val="nil"/>
          <w:between w:val="nil"/>
        </w:pBdr>
        <w:ind w:leftChars="177" w:left="1098" w:hanging="673"/>
        <w:rPr>
          <w:rFonts w:ascii="Arial" w:eastAsia="Arial" w:hAnsi="Arial" w:cs="Arial"/>
          <w:bCs/>
          <w:iCs/>
          <w:color w:val="000000"/>
          <w:sz w:val="22"/>
          <w:szCs w:val="22"/>
          <w:u w:val="single"/>
        </w:rPr>
      </w:pPr>
      <w:r w:rsidRPr="002A30B6">
        <w:rPr>
          <w:rFonts w:ascii="Arial" w:eastAsia="Arial" w:hAnsi="Arial" w:cs="Arial"/>
          <w:bCs/>
          <w:color w:val="000000"/>
          <w:sz w:val="22"/>
          <w:szCs w:val="22"/>
        </w:rPr>
        <w:t>NOTE:</w:t>
      </w:r>
      <w:r w:rsidRPr="002A30B6">
        <w:rPr>
          <w:rFonts w:ascii="Arial" w:eastAsia="Arial" w:hAnsi="Arial" w:cs="Arial"/>
          <w:bCs/>
          <w:iCs/>
          <w:color w:val="000000"/>
          <w:sz w:val="22"/>
          <w:szCs w:val="22"/>
        </w:rPr>
        <w:t xml:space="preserve"> </w:t>
      </w:r>
      <w:r w:rsidRPr="002A30B6">
        <w:rPr>
          <w:rFonts w:ascii="Arial" w:eastAsia="Arial" w:hAnsi="Arial" w:cs="Arial"/>
          <w:bCs/>
          <w:iCs/>
          <w:color w:val="000000"/>
          <w:sz w:val="22"/>
          <w:szCs w:val="22"/>
          <w:u w:val="single"/>
        </w:rPr>
        <w:t>Personal expenses such as phone calls, laundry service, minibar, and/or extension of stay are NOT covered by the Secretariat.</w:t>
      </w:r>
    </w:p>
    <w:p w14:paraId="10FAF70C" w14:textId="77777777" w:rsidR="00E91B09" w:rsidRDefault="00E91B09" w:rsidP="00B92D37">
      <w:pPr>
        <w:ind w:left="2523" w:right="122" w:hanging="769"/>
        <w:rPr>
          <w:rFonts w:ascii="Arial" w:hAnsi="Arial" w:cs="Arial"/>
          <w:b/>
          <w:iCs/>
          <w:sz w:val="22"/>
          <w:szCs w:val="22"/>
          <w:u w:val="single"/>
        </w:rPr>
      </w:pPr>
    </w:p>
    <w:p w14:paraId="3199E0D9" w14:textId="77777777" w:rsidR="002A30B6" w:rsidRDefault="002A30B6" w:rsidP="00B92D37">
      <w:pPr>
        <w:ind w:left="2523" w:right="122" w:hanging="769"/>
        <w:rPr>
          <w:rFonts w:ascii="Arial" w:hAnsi="Arial" w:cs="Arial"/>
          <w:b/>
          <w:iCs/>
          <w:sz w:val="22"/>
          <w:szCs w:val="22"/>
          <w:u w:val="single"/>
        </w:rPr>
      </w:pPr>
    </w:p>
    <w:p w14:paraId="627BE184" w14:textId="465A182B" w:rsidR="002A30B6" w:rsidRDefault="002A30B6" w:rsidP="00B92D37">
      <w:pPr>
        <w:ind w:rightChars="51" w:right="122"/>
        <w:rPr>
          <w:rFonts w:ascii="Arial" w:hAnsi="Arial" w:cs="Arial"/>
          <w:b/>
          <w:iCs/>
          <w:sz w:val="22"/>
          <w:szCs w:val="22"/>
        </w:rPr>
      </w:pPr>
      <w:r w:rsidRPr="002A30B6">
        <w:rPr>
          <w:rFonts w:ascii="Arial" w:hAnsi="Arial" w:cs="Arial" w:hint="eastAsia"/>
          <w:b/>
          <w:iCs/>
          <w:sz w:val="22"/>
          <w:szCs w:val="22"/>
        </w:rPr>
        <w:t xml:space="preserve">3. </w:t>
      </w:r>
      <w:r w:rsidR="00EF2026">
        <w:rPr>
          <w:rFonts w:ascii="Arial" w:hAnsi="Arial" w:cs="Arial" w:hint="eastAsia"/>
          <w:b/>
          <w:iCs/>
          <w:sz w:val="22"/>
          <w:szCs w:val="22"/>
        </w:rPr>
        <w:t xml:space="preserve">  </w:t>
      </w:r>
      <w:r>
        <w:rPr>
          <w:rFonts w:ascii="Arial" w:hAnsi="Arial" w:cs="Arial" w:hint="eastAsia"/>
          <w:b/>
          <w:iCs/>
          <w:sz w:val="22"/>
          <w:szCs w:val="22"/>
        </w:rPr>
        <w:t>Transportation</w:t>
      </w:r>
    </w:p>
    <w:p w14:paraId="72C497AA" w14:textId="424B32DC" w:rsidR="002A30B6" w:rsidRPr="00EF2026" w:rsidRDefault="002A30B6" w:rsidP="00B92D37">
      <w:pPr>
        <w:pStyle w:val="ae"/>
        <w:numPr>
          <w:ilvl w:val="0"/>
          <w:numId w:val="9"/>
        </w:numPr>
        <w:ind w:leftChars="177" w:left="668" w:rightChars="51" w:right="122" w:hangingChars="110" w:hanging="243"/>
        <w:rPr>
          <w:rFonts w:ascii="Arial" w:hAnsi="Arial" w:cs="Arial"/>
          <w:bCs/>
          <w:iCs/>
          <w:sz w:val="22"/>
          <w:szCs w:val="22"/>
        </w:rPr>
      </w:pPr>
      <w:commentRangeStart w:id="8"/>
      <w:r w:rsidRPr="00EF2026">
        <w:rPr>
          <w:rFonts w:ascii="Arial" w:hAnsi="Arial" w:cs="Arial"/>
          <w:b/>
          <w:iCs/>
          <w:sz w:val="22"/>
          <w:szCs w:val="22"/>
        </w:rPr>
        <w:t xml:space="preserve">Transportation from airport to </w:t>
      </w:r>
      <w:r w:rsidRPr="00EF2026">
        <w:rPr>
          <w:rFonts w:ascii="Arial" w:hAnsi="Arial" w:cs="Arial" w:hint="eastAsia"/>
          <w:b/>
          <w:iCs/>
          <w:sz w:val="22"/>
          <w:szCs w:val="22"/>
        </w:rPr>
        <w:t>Dorsett Changi City Singapore</w:t>
      </w:r>
      <w:r w:rsidR="00EF2026">
        <w:rPr>
          <w:rFonts w:ascii="Arial" w:hAnsi="Arial" w:cs="Arial"/>
          <w:b/>
          <w:iCs/>
          <w:sz w:val="22"/>
          <w:szCs w:val="22"/>
        </w:rPr>
        <w:br/>
      </w:r>
      <w:r w:rsidR="00EC10E7">
        <w:rPr>
          <w:rFonts w:ascii="Arial" w:hAnsi="Arial" w:cs="Arial" w:hint="eastAsia"/>
          <w:bCs/>
          <w:iCs/>
          <w:sz w:val="22"/>
          <w:szCs w:val="22"/>
          <w:highlight w:val="yellow"/>
        </w:rPr>
        <w:t>S</w:t>
      </w:r>
      <w:r w:rsidR="002B43AB" w:rsidRPr="00EF2026">
        <w:rPr>
          <w:rFonts w:ascii="Arial" w:hAnsi="Arial" w:cs="Arial"/>
          <w:bCs/>
          <w:iCs/>
          <w:sz w:val="22"/>
          <w:szCs w:val="22"/>
          <w:highlight w:val="yellow"/>
        </w:rPr>
        <w:t>taff members</w:t>
      </w:r>
      <w:r w:rsidR="002B43AB" w:rsidRPr="00EF2026">
        <w:rPr>
          <w:rFonts w:ascii="Arial" w:hAnsi="Arial" w:cs="Arial"/>
          <w:bCs/>
          <w:iCs/>
          <w:sz w:val="22"/>
          <w:szCs w:val="22"/>
        </w:rPr>
        <w:t xml:space="preserve"> will be waiting for participants at the airport arrival </w:t>
      </w:r>
      <w:r w:rsidR="00EC10E7">
        <w:rPr>
          <w:rFonts w:ascii="Arial" w:hAnsi="Arial" w:cs="Arial" w:hint="eastAsia"/>
          <w:bCs/>
          <w:iCs/>
          <w:sz w:val="22"/>
          <w:szCs w:val="22"/>
        </w:rPr>
        <w:t>area</w:t>
      </w:r>
      <w:r w:rsidR="002B43AB" w:rsidRPr="00EF2026">
        <w:rPr>
          <w:rFonts w:ascii="Arial" w:hAnsi="Arial" w:cs="Arial"/>
          <w:bCs/>
          <w:iCs/>
          <w:sz w:val="22"/>
          <w:szCs w:val="22"/>
        </w:rPr>
        <w:t>, holding a sign like the one shown below:</w:t>
      </w:r>
    </w:p>
    <w:p w14:paraId="16283C6E" w14:textId="77777777" w:rsidR="002A30B6" w:rsidRDefault="002A30B6" w:rsidP="00B92D37">
      <w:pPr>
        <w:ind w:leftChars="31" w:left="377" w:rightChars="51" w:right="122" w:hanging="303"/>
        <w:rPr>
          <w:rFonts w:ascii="Arial" w:hAnsi="Arial" w:cs="Arial"/>
          <w:b/>
          <w:iCs/>
          <w:sz w:val="22"/>
          <w:szCs w:val="22"/>
        </w:rPr>
      </w:pPr>
    </w:p>
    <w:p w14:paraId="270ACF92" w14:textId="75E3605B" w:rsidR="002A30B6" w:rsidRDefault="002B43AB" w:rsidP="00B92D37">
      <w:pPr>
        <w:ind w:leftChars="31" w:left="377" w:rightChars="51" w:right="122" w:hanging="303"/>
        <w:jc w:val="center"/>
        <w:rPr>
          <w:rFonts w:ascii="Arial" w:hAnsi="Arial" w:cs="Arial"/>
          <w:b/>
          <w:iCs/>
          <w:sz w:val="22"/>
          <w:szCs w:val="22"/>
        </w:rPr>
      </w:pPr>
      <w:r w:rsidRPr="002B43AB">
        <w:rPr>
          <w:rFonts w:ascii="Arial" w:hAnsi="Arial" w:cs="Arial"/>
          <w:b/>
          <w:iCs/>
          <w:sz w:val="22"/>
          <w:szCs w:val="22"/>
        </w:rPr>
        <w:drawing>
          <wp:inline distT="0" distB="0" distL="0" distR="0" wp14:anchorId="2EF4782C" wp14:editId="17BE53E8">
            <wp:extent cx="1333500" cy="933450"/>
            <wp:effectExtent l="0" t="0" r="0" b="0"/>
            <wp:docPr id="70694601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460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51183" cy="945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C3B7F" w14:textId="0B30DC55" w:rsidR="002B43AB" w:rsidRPr="002B43AB" w:rsidRDefault="002B43AB" w:rsidP="00B92D37">
      <w:pPr>
        <w:ind w:leftChars="31" w:left="377" w:rightChars="51" w:right="122" w:hanging="303"/>
        <w:rPr>
          <w:rFonts w:ascii="Arial" w:hAnsi="Arial" w:cs="Arial" w:hint="eastAsia"/>
          <w:bCs/>
          <w:iCs/>
          <w:sz w:val="22"/>
          <w:szCs w:val="22"/>
        </w:rPr>
      </w:pPr>
      <w:r w:rsidRPr="002B43AB">
        <w:rPr>
          <w:rFonts w:ascii="Arial" w:hAnsi="Arial" w:cs="Arial" w:hint="eastAsia"/>
          <w:bCs/>
          <w:iCs/>
          <w:sz w:val="22"/>
          <w:szCs w:val="22"/>
        </w:rPr>
        <w:t xml:space="preserve">        </w:t>
      </w:r>
      <w:r w:rsidR="00B92D37">
        <w:rPr>
          <w:rFonts w:ascii="Arial" w:hAnsi="Arial" w:cs="Arial" w:hint="eastAsia"/>
          <w:bCs/>
          <w:iCs/>
          <w:sz w:val="22"/>
          <w:szCs w:val="22"/>
        </w:rPr>
        <w:t xml:space="preserve"> </w:t>
      </w:r>
      <w:r w:rsidRPr="002B43AB">
        <w:rPr>
          <w:rFonts w:ascii="Arial" w:hAnsi="Arial" w:cs="Arial" w:hint="eastAsia"/>
          <w:bCs/>
          <w:iCs/>
          <w:sz w:val="22"/>
          <w:szCs w:val="22"/>
        </w:rPr>
        <w:t xml:space="preserve">COSEM </w:t>
      </w:r>
      <w:r w:rsidR="00EC10E7" w:rsidRPr="00EF2026">
        <w:rPr>
          <w:rFonts w:ascii="Arial" w:hAnsi="Arial" w:cs="Arial" w:hint="eastAsia"/>
          <w:bCs/>
          <w:iCs/>
          <w:sz w:val="22"/>
          <w:szCs w:val="22"/>
          <w:highlight w:val="yellow"/>
        </w:rPr>
        <w:t xml:space="preserve">will </w:t>
      </w:r>
      <w:r w:rsidR="00EC10E7">
        <w:rPr>
          <w:rFonts w:ascii="Arial" w:hAnsi="Arial" w:cs="Arial"/>
          <w:bCs/>
          <w:iCs/>
          <w:sz w:val="22"/>
          <w:szCs w:val="22"/>
          <w:highlight w:val="yellow"/>
        </w:rPr>
        <w:t>arrange</w:t>
      </w:r>
      <w:r w:rsidR="00EC10E7">
        <w:rPr>
          <w:rFonts w:ascii="Arial" w:hAnsi="Arial" w:cs="Arial" w:hint="eastAsia"/>
          <w:bCs/>
          <w:iCs/>
          <w:sz w:val="22"/>
          <w:szCs w:val="22"/>
          <w:highlight w:val="yellow"/>
        </w:rPr>
        <w:t xml:space="preserve"> bus transportation from</w:t>
      </w:r>
      <w:r w:rsidR="00EC10E7">
        <w:rPr>
          <w:rFonts w:ascii="Arial" w:hAnsi="Arial" w:cs="Arial" w:hint="eastAsia"/>
          <w:bCs/>
          <w:iCs/>
          <w:sz w:val="22"/>
          <w:szCs w:val="22"/>
        </w:rPr>
        <w:t xml:space="preserve"> the airport </w:t>
      </w:r>
      <w:r>
        <w:rPr>
          <w:rFonts w:ascii="Arial" w:hAnsi="Arial" w:cs="Arial" w:hint="eastAsia"/>
          <w:bCs/>
          <w:iCs/>
          <w:sz w:val="22"/>
          <w:szCs w:val="22"/>
        </w:rPr>
        <w:t xml:space="preserve">to </w:t>
      </w:r>
      <w:r w:rsidRPr="002B43AB">
        <w:rPr>
          <w:rFonts w:ascii="Arial" w:hAnsi="Arial" w:cs="Arial"/>
          <w:bCs/>
          <w:iCs/>
          <w:sz w:val="22"/>
          <w:szCs w:val="22"/>
        </w:rPr>
        <w:t>Dorsett Changi City Singapore</w:t>
      </w:r>
      <w:r>
        <w:rPr>
          <w:rFonts w:ascii="Arial" w:hAnsi="Arial" w:cs="Arial" w:hint="eastAsia"/>
          <w:bCs/>
          <w:iCs/>
          <w:sz w:val="22"/>
          <w:szCs w:val="22"/>
        </w:rPr>
        <w:t>.</w:t>
      </w:r>
      <w:commentRangeEnd w:id="8"/>
      <w:r w:rsidR="00EC10E7" w:rsidRPr="002B43AB">
        <w:rPr>
          <w:rStyle w:val="a8"/>
          <w:rFonts w:ascii="Arial" w:hAnsi="Arial" w:cs="Arial" w:hint="eastAsia"/>
          <w:bCs/>
          <w:iCs/>
          <w:sz w:val="22"/>
          <w:szCs w:val="22"/>
        </w:rPr>
        <w:commentReference w:id="8"/>
      </w:r>
    </w:p>
    <w:p w14:paraId="07D87030" w14:textId="77777777" w:rsidR="002A30B6" w:rsidRPr="002A30B6" w:rsidRDefault="002A30B6" w:rsidP="00B92D37">
      <w:pPr>
        <w:ind w:leftChars="31" w:left="377" w:rightChars="51" w:right="122" w:hanging="303"/>
        <w:rPr>
          <w:rFonts w:ascii="Arial" w:hAnsi="Arial" w:cs="Arial" w:hint="eastAsia"/>
          <w:b/>
          <w:iCs/>
          <w:sz w:val="22"/>
          <w:szCs w:val="22"/>
        </w:rPr>
      </w:pPr>
    </w:p>
    <w:p w14:paraId="1237921B" w14:textId="1CDCA5F1" w:rsidR="000938AC" w:rsidRPr="00EF2026" w:rsidRDefault="002A30B6" w:rsidP="00B92D37">
      <w:pPr>
        <w:pStyle w:val="ae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Chars="0" w:left="709" w:hanging="303"/>
        <w:rPr>
          <w:rFonts w:ascii="Arial" w:hAnsi="Arial" w:cs="Arial"/>
          <w:color w:val="000000"/>
          <w:sz w:val="22"/>
          <w:szCs w:val="22"/>
        </w:rPr>
      </w:pPr>
      <w:r w:rsidRPr="00EF2026">
        <w:rPr>
          <w:rFonts w:ascii="Arial" w:hAnsi="Arial" w:cs="Arial"/>
          <w:b/>
          <w:iCs/>
          <w:sz w:val="22"/>
          <w:szCs w:val="22"/>
        </w:rPr>
        <w:t>Transportation</w:t>
      </w:r>
      <w:r w:rsidRPr="00EF2026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r w:rsidRPr="00EF2026">
        <w:rPr>
          <w:rFonts w:ascii="Arial" w:hAnsi="Arial" w:cs="Arial" w:hint="eastAsia"/>
          <w:b/>
          <w:bCs/>
          <w:color w:val="000000"/>
          <w:sz w:val="22"/>
          <w:szCs w:val="22"/>
        </w:rPr>
        <w:t xml:space="preserve">between </w:t>
      </w:r>
      <w:r w:rsidR="000938AC" w:rsidRPr="00EF2026">
        <w:rPr>
          <w:rFonts w:ascii="Arial" w:hAnsi="Arial" w:cs="Arial" w:hint="eastAsia"/>
          <w:b/>
          <w:iCs/>
          <w:sz w:val="22"/>
          <w:szCs w:val="22"/>
        </w:rPr>
        <w:t>Dorsett Changi City Singapore</w:t>
      </w:r>
      <w:r w:rsidRPr="00EF2026">
        <w:rPr>
          <w:rFonts w:ascii="Arial" w:hAnsi="Arial" w:cs="Arial" w:hint="eastAsia"/>
          <w:b/>
          <w:bCs/>
          <w:color w:val="000000"/>
          <w:sz w:val="22"/>
          <w:szCs w:val="22"/>
        </w:rPr>
        <w:t xml:space="preserve"> and Expo</w:t>
      </w:r>
      <w:r w:rsidR="00EF2026">
        <w:rPr>
          <w:rFonts w:ascii="Arial" w:hAnsi="Arial" w:cs="Arial"/>
          <w:b/>
          <w:bCs/>
          <w:color w:val="000000"/>
          <w:sz w:val="22"/>
          <w:szCs w:val="22"/>
        </w:rPr>
        <w:br/>
      </w:r>
      <w:r w:rsidR="00EC10E7">
        <w:rPr>
          <w:rFonts w:ascii="Arial" w:hAnsi="Arial" w:cs="Arial" w:hint="eastAsia"/>
          <w:color w:val="000000"/>
          <w:sz w:val="22"/>
          <w:szCs w:val="22"/>
        </w:rPr>
        <w:t xml:space="preserve">Singapore EXPO is within </w:t>
      </w:r>
      <w:r w:rsidR="000938AC" w:rsidRPr="00EF2026">
        <w:rPr>
          <w:rFonts w:ascii="Arial" w:hAnsi="Arial" w:cs="Arial" w:hint="eastAsia"/>
          <w:color w:val="000000"/>
          <w:sz w:val="22"/>
          <w:szCs w:val="22"/>
        </w:rPr>
        <w:t xml:space="preserve">walking distance of </w:t>
      </w:r>
      <w:r w:rsidR="00EC10E7">
        <w:rPr>
          <w:rFonts w:ascii="Arial" w:hAnsi="Arial" w:cs="Arial" w:hint="eastAsia"/>
          <w:color w:val="000000"/>
          <w:sz w:val="22"/>
          <w:szCs w:val="22"/>
        </w:rPr>
        <w:t xml:space="preserve">the hotel, approximately </w:t>
      </w:r>
      <w:r w:rsidR="000938AC" w:rsidRPr="00EF2026">
        <w:rPr>
          <w:rFonts w:ascii="Arial" w:hAnsi="Arial" w:cs="Arial" w:hint="eastAsia"/>
          <w:color w:val="000000"/>
          <w:sz w:val="22"/>
          <w:szCs w:val="22"/>
        </w:rPr>
        <w:t>10 minutes</w:t>
      </w:r>
      <w:r w:rsidR="00EC10E7">
        <w:rPr>
          <w:rFonts w:ascii="Arial" w:hAnsi="Arial" w:cs="Arial" w:hint="eastAsia"/>
          <w:color w:val="000000"/>
          <w:sz w:val="22"/>
          <w:szCs w:val="22"/>
        </w:rPr>
        <w:t xml:space="preserve"> on foot</w:t>
      </w:r>
      <w:r w:rsidR="000938AC" w:rsidRPr="00EF2026">
        <w:rPr>
          <w:rFonts w:ascii="Arial" w:hAnsi="Arial" w:cs="Arial" w:hint="eastAsia"/>
          <w:color w:val="000000"/>
          <w:sz w:val="22"/>
          <w:szCs w:val="22"/>
        </w:rPr>
        <w:t xml:space="preserve">. </w:t>
      </w:r>
      <w:r w:rsidR="000938AC" w:rsidRPr="00EC10E7">
        <w:rPr>
          <w:rFonts w:ascii="Arial" w:hAnsi="Arial" w:cs="Arial" w:hint="eastAsia"/>
          <w:color w:val="000000"/>
          <w:sz w:val="22"/>
          <w:szCs w:val="22"/>
          <w:highlight w:val="green"/>
        </w:rPr>
        <w:t xml:space="preserve">Staff members will assist </w:t>
      </w:r>
      <w:r w:rsidR="00EC10E7" w:rsidRPr="00EC10E7">
        <w:rPr>
          <w:rFonts w:ascii="Arial" w:hAnsi="Arial" w:cs="Arial" w:hint="eastAsia"/>
          <w:color w:val="000000"/>
          <w:sz w:val="22"/>
          <w:szCs w:val="22"/>
          <w:highlight w:val="green"/>
        </w:rPr>
        <w:t>participants in getting to and from the venue.</w:t>
      </w:r>
      <w:r w:rsidR="000938AC" w:rsidRPr="00EF2026"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r w:rsidR="000938AC" w:rsidRPr="00EF2026">
        <w:rPr>
          <w:rFonts w:ascii="Arial" w:hAnsi="Arial" w:cs="Arial"/>
          <w:color w:val="000000"/>
          <w:sz w:val="22"/>
          <w:szCs w:val="22"/>
        </w:rPr>
        <w:br/>
      </w:r>
      <w:r w:rsidR="000938AC" w:rsidRPr="00EF2026">
        <w:rPr>
          <w:rFonts w:ascii="Arial" w:hAnsi="Arial" w:cs="Arial" w:hint="eastAsia"/>
          <w:color w:val="000000"/>
          <w:sz w:val="22"/>
          <w:szCs w:val="22"/>
          <w:highlight w:val="green"/>
        </w:rPr>
        <w:t>*</w:t>
      </w:r>
      <w:r w:rsidR="00EC10E7">
        <w:rPr>
          <w:rFonts w:ascii="Arial" w:hAnsi="Arial" w:cs="Arial" w:hint="eastAsia"/>
          <w:color w:val="000000"/>
          <w:sz w:val="22"/>
          <w:szCs w:val="22"/>
          <w:highlight w:val="green"/>
        </w:rPr>
        <w:t xml:space="preserve">If you have difficulty walking this </w:t>
      </w:r>
      <w:r w:rsidR="000938AC" w:rsidRPr="00EF2026">
        <w:rPr>
          <w:rFonts w:ascii="Arial" w:hAnsi="Arial" w:cs="Arial" w:hint="eastAsia"/>
          <w:color w:val="000000"/>
          <w:sz w:val="22"/>
          <w:szCs w:val="22"/>
          <w:highlight w:val="green"/>
        </w:rPr>
        <w:t>distance</w:t>
      </w:r>
      <w:r w:rsidR="00EC10E7">
        <w:rPr>
          <w:rFonts w:ascii="Arial" w:hAnsi="Arial" w:cs="Arial" w:hint="eastAsia"/>
          <w:color w:val="000000"/>
          <w:sz w:val="22"/>
          <w:szCs w:val="22"/>
          <w:highlight w:val="green"/>
        </w:rPr>
        <w:t xml:space="preserve"> and require transportation assistance</w:t>
      </w:r>
      <w:r w:rsidR="000938AC" w:rsidRPr="00EF2026">
        <w:rPr>
          <w:rFonts w:ascii="Arial" w:hAnsi="Arial" w:cs="Arial" w:hint="eastAsia"/>
          <w:color w:val="000000"/>
          <w:sz w:val="22"/>
          <w:szCs w:val="22"/>
          <w:highlight w:val="green"/>
        </w:rPr>
        <w:t>, please inform the A</w:t>
      </w:r>
      <w:r w:rsidR="000938AC" w:rsidRPr="00EF2026">
        <w:rPr>
          <w:rFonts w:ascii="Arial" w:eastAsia="Arial" w:hAnsi="Arial" w:cs="Arial"/>
          <w:color w:val="000000"/>
          <w:sz w:val="22"/>
          <w:szCs w:val="22"/>
          <w:highlight w:val="green"/>
        </w:rPr>
        <w:t>CDR202</w:t>
      </w:r>
      <w:r w:rsidR="00EC10E7">
        <w:rPr>
          <w:rFonts w:ascii="Arial" w:hAnsi="Arial" w:cs="Arial" w:hint="eastAsia"/>
          <w:color w:val="000000"/>
          <w:sz w:val="22"/>
          <w:szCs w:val="22"/>
          <w:highlight w:val="green"/>
        </w:rPr>
        <w:t>6</w:t>
      </w:r>
      <w:r w:rsidR="000938AC" w:rsidRPr="00EF2026">
        <w:rPr>
          <w:rFonts w:ascii="Arial" w:eastAsia="Arial" w:hAnsi="Arial" w:cs="Arial"/>
          <w:color w:val="000000"/>
          <w:sz w:val="22"/>
          <w:szCs w:val="22"/>
          <w:highlight w:val="green"/>
        </w:rPr>
        <w:t xml:space="preserve"> Secretariat</w:t>
      </w:r>
      <w:r w:rsidR="000938AC" w:rsidRPr="00EF2026">
        <w:rPr>
          <w:rFonts w:ascii="Arial" w:hAnsi="Arial" w:cs="Arial" w:hint="eastAsia"/>
          <w:color w:val="000000"/>
          <w:sz w:val="22"/>
          <w:szCs w:val="22"/>
          <w:highlight w:val="green"/>
        </w:rPr>
        <w:t xml:space="preserve"> by ** October.</w:t>
      </w:r>
    </w:p>
    <w:p w14:paraId="142543C8" w14:textId="77777777" w:rsidR="002B43AB" w:rsidRPr="000938AC" w:rsidRDefault="002B43AB" w:rsidP="00B92D37">
      <w:pPr>
        <w:pStyle w:val="ae"/>
        <w:pBdr>
          <w:top w:val="nil"/>
          <w:left w:val="nil"/>
          <w:bottom w:val="nil"/>
          <w:right w:val="nil"/>
          <w:between w:val="nil"/>
        </w:pBdr>
        <w:ind w:leftChars="0" w:left="709" w:hanging="303"/>
        <w:rPr>
          <w:rFonts w:ascii="Arial" w:hAnsi="Arial" w:cs="Arial" w:hint="eastAsia"/>
          <w:color w:val="000000"/>
          <w:sz w:val="22"/>
          <w:szCs w:val="22"/>
        </w:rPr>
      </w:pPr>
    </w:p>
    <w:p w14:paraId="6541BE75" w14:textId="4E2110AC" w:rsidR="000938AC" w:rsidRPr="00EF2026" w:rsidRDefault="002A30B6" w:rsidP="00B92D37">
      <w:pPr>
        <w:pStyle w:val="ae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Chars="0" w:left="728" w:hanging="322"/>
        <w:rPr>
          <w:rFonts w:ascii="Arial" w:hAnsi="Arial" w:cs="Arial"/>
          <w:bCs/>
          <w:iCs/>
          <w:sz w:val="22"/>
          <w:szCs w:val="22"/>
        </w:rPr>
      </w:pPr>
      <w:r w:rsidRPr="00EF2026">
        <w:rPr>
          <w:rFonts w:ascii="Arial" w:hAnsi="Arial" w:cs="Arial"/>
          <w:b/>
          <w:iCs/>
          <w:sz w:val="22"/>
          <w:szCs w:val="22"/>
        </w:rPr>
        <w:t>Transportation</w:t>
      </w:r>
      <w:r w:rsidRPr="00EF2026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r w:rsidRPr="00EF2026">
        <w:rPr>
          <w:rFonts w:ascii="Arial" w:hAnsi="Arial" w:cs="Arial" w:hint="eastAsia"/>
          <w:b/>
          <w:bCs/>
          <w:color w:val="000000"/>
          <w:sz w:val="22"/>
          <w:szCs w:val="22"/>
        </w:rPr>
        <w:t xml:space="preserve">between </w:t>
      </w:r>
      <w:r w:rsidR="000938AC" w:rsidRPr="00EF2026">
        <w:rPr>
          <w:rFonts w:ascii="Arial" w:hAnsi="Arial" w:cs="Arial" w:hint="eastAsia"/>
          <w:b/>
          <w:iCs/>
          <w:sz w:val="22"/>
          <w:szCs w:val="22"/>
        </w:rPr>
        <w:t>Dorsett Changi City Singapore</w:t>
      </w:r>
      <w:r w:rsidRPr="00EF2026">
        <w:rPr>
          <w:rFonts w:ascii="Arial" w:hAnsi="Arial" w:cs="Arial" w:hint="eastAsia"/>
          <w:b/>
          <w:bCs/>
          <w:color w:val="000000"/>
          <w:sz w:val="22"/>
          <w:szCs w:val="22"/>
        </w:rPr>
        <w:t xml:space="preserve"> and </w:t>
      </w:r>
      <w:r w:rsidR="00E93EA0" w:rsidRPr="00EF2026">
        <w:rPr>
          <w:rFonts w:ascii="Arial" w:hAnsi="Arial" w:cs="Arial" w:hint="eastAsia"/>
          <w:b/>
          <w:bCs/>
          <w:color w:val="000000"/>
          <w:sz w:val="22"/>
          <w:szCs w:val="22"/>
        </w:rPr>
        <w:t>dinner venues</w:t>
      </w:r>
      <w:r w:rsidR="00EF2026">
        <w:rPr>
          <w:rFonts w:ascii="Arial" w:hAnsi="Arial" w:cs="Arial"/>
          <w:b/>
          <w:bCs/>
          <w:color w:val="000000"/>
          <w:sz w:val="22"/>
          <w:szCs w:val="22"/>
        </w:rPr>
        <w:br/>
      </w:r>
      <w:r w:rsidR="00B92D37" w:rsidRPr="00B92D37">
        <w:rPr>
          <w:rFonts w:ascii="Arial" w:hAnsi="Arial" w:cs="Arial"/>
          <w:bCs/>
          <w:iCs/>
          <w:sz w:val="22"/>
          <w:szCs w:val="22"/>
        </w:rPr>
        <w:t>For the SJ60 Commemorative Dinner</w:t>
      </w:r>
      <w:r w:rsidR="00B92D37">
        <w:rPr>
          <w:rFonts w:ascii="Arial" w:hAnsi="Arial" w:cs="Arial" w:hint="eastAsia"/>
          <w:bCs/>
          <w:iCs/>
          <w:sz w:val="22"/>
          <w:szCs w:val="22"/>
        </w:rPr>
        <w:t xml:space="preserve"> on 27 October</w:t>
      </w:r>
      <w:r w:rsidR="00B92D37" w:rsidRPr="00B92D37">
        <w:rPr>
          <w:rFonts w:ascii="Arial" w:hAnsi="Arial" w:cs="Arial"/>
          <w:bCs/>
          <w:iCs/>
          <w:sz w:val="22"/>
          <w:szCs w:val="22"/>
        </w:rPr>
        <w:t xml:space="preserve">, a bus will depart from Dorsett Changi City Singapore at </w:t>
      </w:r>
      <w:r w:rsidR="00B92D37" w:rsidRPr="00B92D37">
        <w:rPr>
          <w:rFonts w:ascii="Arial" w:hAnsi="Arial" w:cs="Arial"/>
          <w:b/>
          <w:bCs/>
          <w:iCs/>
          <w:sz w:val="22"/>
          <w:szCs w:val="22"/>
        </w:rPr>
        <w:t>5:45 p.m.</w:t>
      </w:r>
      <w:r w:rsidR="00B92D37" w:rsidRPr="00B92D37">
        <w:rPr>
          <w:rFonts w:ascii="Arial" w:hAnsi="Arial" w:cs="Arial"/>
          <w:bCs/>
          <w:iCs/>
          <w:sz w:val="22"/>
          <w:szCs w:val="22"/>
        </w:rPr>
        <w:t xml:space="preserve"> and take participants to the dinner venue.</w:t>
      </w:r>
      <w:r w:rsidR="00EC10E7">
        <w:rPr>
          <w:rFonts w:ascii="Arial" w:hAnsi="Arial" w:cs="Arial"/>
          <w:bCs/>
          <w:iCs/>
          <w:sz w:val="22"/>
          <w:szCs w:val="22"/>
        </w:rPr>
        <w:br/>
      </w:r>
      <w:r w:rsidR="00EC10E7">
        <w:rPr>
          <w:rFonts w:ascii="Arial" w:hAnsi="Arial" w:cs="Arial"/>
          <w:bCs/>
          <w:iCs/>
          <w:sz w:val="22"/>
          <w:szCs w:val="22"/>
        </w:rPr>
        <w:br/>
      </w:r>
      <w:r w:rsidR="00EC10E7" w:rsidRPr="00EC10E7">
        <w:rPr>
          <w:rFonts w:ascii="Arial" w:hAnsi="Arial" w:cs="Arial"/>
          <w:bCs/>
          <w:iCs/>
          <w:sz w:val="22"/>
          <w:szCs w:val="22"/>
        </w:rPr>
        <w:t>Transportation</w:t>
      </w:r>
      <w:r w:rsidR="00EC10E7">
        <w:rPr>
          <w:rFonts w:ascii="Arial" w:hAnsi="Arial" w:cs="Arial" w:hint="eastAsia"/>
          <w:bCs/>
          <w:iCs/>
          <w:sz w:val="22"/>
          <w:szCs w:val="22"/>
        </w:rPr>
        <w:t xml:space="preserve"> for other dinners</w:t>
      </w:r>
      <w:r w:rsidR="00EC10E7" w:rsidRPr="00EC10E7">
        <w:rPr>
          <w:rFonts w:ascii="Arial" w:hAnsi="Arial" w:cs="Arial"/>
          <w:bCs/>
          <w:iCs/>
          <w:sz w:val="22"/>
          <w:szCs w:val="22"/>
        </w:rPr>
        <w:t xml:space="preserve"> will </w:t>
      </w:r>
      <w:r w:rsidR="00EC10E7">
        <w:rPr>
          <w:rFonts w:ascii="Arial" w:hAnsi="Arial" w:cs="Arial" w:hint="eastAsia"/>
          <w:bCs/>
          <w:iCs/>
          <w:sz w:val="22"/>
          <w:szCs w:val="22"/>
        </w:rPr>
        <w:t xml:space="preserve">also </w:t>
      </w:r>
      <w:r w:rsidR="00EC10E7" w:rsidRPr="00EC10E7">
        <w:rPr>
          <w:rFonts w:ascii="Arial" w:hAnsi="Arial" w:cs="Arial"/>
          <w:bCs/>
          <w:iCs/>
          <w:sz w:val="22"/>
          <w:szCs w:val="22"/>
        </w:rPr>
        <w:t>be arranged as necessary. Further details will be provided during the conference.</w:t>
      </w:r>
    </w:p>
    <w:p w14:paraId="11AAB76F" w14:textId="77777777" w:rsidR="000938AC" w:rsidRPr="000938AC" w:rsidRDefault="000938AC" w:rsidP="00B92D37">
      <w:pPr>
        <w:pStyle w:val="ae"/>
        <w:pBdr>
          <w:top w:val="nil"/>
          <w:left w:val="nil"/>
          <w:bottom w:val="nil"/>
          <w:right w:val="nil"/>
          <w:between w:val="nil"/>
        </w:pBdr>
        <w:ind w:leftChars="0" w:left="709" w:hanging="303"/>
        <w:rPr>
          <w:rFonts w:ascii="Arial" w:hAnsi="Arial" w:cs="Arial" w:hint="eastAsia"/>
          <w:bCs/>
          <w:color w:val="000000"/>
          <w:sz w:val="22"/>
          <w:szCs w:val="22"/>
        </w:rPr>
      </w:pPr>
    </w:p>
    <w:p w14:paraId="44255126" w14:textId="57880AF6" w:rsidR="000938AC" w:rsidRPr="00EC10E7" w:rsidRDefault="00E93EA0" w:rsidP="00B92D37">
      <w:pPr>
        <w:pStyle w:val="ae"/>
        <w:numPr>
          <w:ilvl w:val="0"/>
          <w:numId w:val="9"/>
        </w:numPr>
        <w:ind w:leftChars="0" w:left="709" w:rightChars="51" w:right="122" w:hanging="303"/>
        <w:rPr>
          <w:rFonts w:ascii="Arial" w:hAnsi="Arial" w:cs="Arial" w:hint="eastAsia"/>
          <w:b/>
          <w:iCs/>
          <w:sz w:val="22"/>
          <w:szCs w:val="22"/>
        </w:rPr>
      </w:pPr>
      <w:r w:rsidRPr="00EF2026">
        <w:rPr>
          <w:rFonts w:ascii="Arial" w:hAnsi="Arial" w:cs="Arial"/>
          <w:b/>
          <w:iCs/>
          <w:sz w:val="22"/>
          <w:szCs w:val="22"/>
        </w:rPr>
        <w:t xml:space="preserve">Transportation from </w:t>
      </w:r>
      <w:r w:rsidRPr="00EF2026">
        <w:rPr>
          <w:rFonts w:ascii="Arial" w:hAnsi="Arial" w:cs="Arial" w:hint="eastAsia"/>
          <w:b/>
          <w:iCs/>
          <w:sz w:val="22"/>
          <w:szCs w:val="22"/>
        </w:rPr>
        <w:t>Dorsett Changi City Singapore</w:t>
      </w:r>
      <w:r w:rsidRPr="00EF2026">
        <w:rPr>
          <w:rFonts w:ascii="Arial" w:hAnsi="Arial" w:cs="Arial"/>
          <w:b/>
          <w:iCs/>
          <w:sz w:val="22"/>
          <w:szCs w:val="22"/>
        </w:rPr>
        <w:t xml:space="preserve"> </w:t>
      </w:r>
      <w:r w:rsidRPr="00EF2026">
        <w:rPr>
          <w:rFonts w:ascii="Arial" w:hAnsi="Arial" w:cs="Arial" w:hint="eastAsia"/>
          <w:b/>
          <w:iCs/>
          <w:sz w:val="22"/>
          <w:szCs w:val="22"/>
        </w:rPr>
        <w:t xml:space="preserve">to </w:t>
      </w:r>
      <w:r w:rsidRPr="00EF2026">
        <w:rPr>
          <w:rFonts w:ascii="Arial" w:hAnsi="Arial" w:cs="Arial"/>
          <w:b/>
          <w:iCs/>
          <w:sz w:val="22"/>
          <w:szCs w:val="22"/>
        </w:rPr>
        <w:t>airport</w:t>
      </w:r>
      <w:r w:rsidR="00EF2026">
        <w:rPr>
          <w:rFonts w:ascii="Arial" w:hAnsi="Arial" w:cs="Arial"/>
          <w:b/>
          <w:iCs/>
          <w:sz w:val="22"/>
          <w:szCs w:val="22"/>
        </w:rPr>
        <w:br/>
      </w:r>
      <w:r w:rsidR="002B43AB" w:rsidRPr="00EC10E7">
        <w:rPr>
          <w:rFonts w:ascii="Arial" w:hAnsi="Arial" w:cs="Arial" w:hint="eastAsia"/>
          <w:bCs/>
          <w:iCs/>
          <w:sz w:val="22"/>
          <w:szCs w:val="22"/>
        </w:rPr>
        <w:t xml:space="preserve">COSEM will </w:t>
      </w:r>
      <w:r w:rsidR="00EC10E7" w:rsidRPr="00EC10E7">
        <w:rPr>
          <w:rFonts w:ascii="Arial" w:hAnsi="Arial" w:cs="Arial"/>
          <w:bCs/>
          <w:iCs/>
          <w:sz w:val="22"/>
          <w:szCs w:val="22"/>
        </w:rPr>
        <w:t>arrange</w:t>
      </w:r>
      <w:r w:rsidR="00EC10E7" w:rsidRPr="00EC10E7">
        <w:rPr>
          <w:rFonts w:ascii="Arial" w:hAnsi="Arial" w:cs="Arial" w:hint="eastAsia"/>
          <w:bCs/>
          <w:iCs/>
          <w:sz w:val="22"/>
          <w:szCs w:val="22"/>
        </w:rPr>
        <w:t xml:space="preserve"> bus transportation from </w:t>
      </w:r>
      <w:r w:rsidR="00EC10E7" w:rsidRPr="00EC10E7">
        <w:rPr>
          <w:rFonts w:ascii="Arial" w:hAnsi="Arial" w:cs="Arial" w:hint="eastAsia"/>
          <w:bCs/>
          <w:iCs/>
          <w:sz w:val="22"/>
          <w:szCs w:val="22"/>
        </w:rPr>
        <w:t>Dorsett Changi City Singapore</w:t>
      </w:r>
      <w:r w:rsidR="00EC10E7" w:rsidRPr="00EC10E7">
        <w:rPr>
          <w:rFonts w:ascii="Arial" w:hAnsi="Arial" w:cs="Arial" w:hint="eastAsia"/>
          <w:bCs/>
          <w:iCs/>
          <w:sz w:val="22"/>
          <w:szCs w:val="22"/>
        </w:rPr>
        <w:t xml:space="preserve"> </w:t>
      </w:r>
      <w:r w:rsidR="002B43AB" w:rsidRPr="00EC10E7">
        <w:rPr>
          <w:rFonts w:ascii="Arial" w:hAnsi="Arial" w:cs="Arial" w:hint="eastAsia"/>
          <w:bCs/>
          <w:iCs/>
          <w:sz w:val="22"/>
          <w:szCs w:val="22"/>
        </w:rPr>
        <w:t xml:space="preserve">to </w:t>
      </w:r>
      <w:r w:rsidR="002B43AB" w:rsidRPr="00EC10E7">
        <w:rPr>
          <w:rFonts w:ascii="Arial" w:hAnsi="Arial" w:cs="Arial" w:hint="eastAsia"/>
          <w:bCs/>
          <w:iCs/>
          <w:sz w:val="22"/>
          <w:szCs w:val="22"/>
        </w:rPr>
        <w:t xml:space="preserve">Changi International Airport according to </w:t>
      </w:r>
      <w:r w:rsidR="00EC10E7" w:rsidRPr="00EC10E7">
        <w:rPr>
          <w:rFonts w:ascii="Arial" w:hAnsi="Arial" w:cs="Arial" w:hint="eastAsia"/>
          <w:bCs/>
          <w:iCs/>
          <w:sz w:val="22"/>
          <w:szCs w:val="22"/>
        </w:rPr>
        <w:t>the participant</w:t>
      </w:r>
      <w:r w:rsidR="00EC10E7" w:rsidRPr="00EC10E7">
        <w:rPr>
          <w:rFonts w:ascii="Arial" w:hAnsi="Arial" w:cs="Arial"/>
          <w:bCs/>
          <w:iCs/>
          <w:sz w:val="22"/>
          <w:szCs w:val="22"/>
        </w:rPr>
        <w:t>’</w:t>
      </w:r>
      <w:r w:rsidR="00EC10E7" w:rsidRPr="00EC10E7">
        <w:rPr>
          <w:rFonts w:ascii="Arial" w:hAnsi="Arial" w:cs="Arial" w:hint="eastAsia"/>
          <w:bCs/>
          <w:iCs/>
          <w:sz w:val="22"/>
          <w:szCs w:val="22"/>
        </w:rPr>
        <w:t>s departure</w:t>
      </w:r>
      <w:r w:rsidR="002B43AB" w:rsidRPr="00EC10E7">
        <w:rPr>
          <w:rFonts w:ascii="Arial" w:hAnsi="Arial" w:cs="Arial" w:hint="eastAsia"/>
          <w:bCs/>
          <w:iCs/>
          <w:sz w:val="22"/>
          <w:szCs w:val="22"/>
        </w:rPr>
        <w:t xml:space="preserve"> flight schedule</w:t>
      </w:r>
      <w:r w:rsidR="002B43AB" w:rsidRPr="00EC10E7">
        <w:rPr>
          <w:rFonts w:ascii="Arial" w:hAnsi="Arial" w:cs="Arial" w:hint="eastAsia"/>
          <w:bCs/>
          <w:iCs/>
          <w:sz w:val="22"/>
          <w:szCs w:val="22"/>
        </w:rPr>
        <w:t>.</w:t>
      </w:r>
    </w:p>
    <w:p w14:paraId="7F8241CC" w14:textId="77777777" w:rsidR="002A30B6" w:rsidRDefault="002A30B6" w:rsidP="00B92D37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000000"/>
          <w:sz w:val="22"/>
          <w:szCs w:val="22"/>
        </w:rPr>
      </w:pPr>
    </w:p>
    <w:p w14:paraId="5D6DF27A" w14:textId="065DCB89" w:rsidR="005C41CD" w:rsidRDefault="00E93EA0" w:rsidP="00B92D37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b/>
          <w:bCs/>
          <w:color w:val="000000"/>
          <w:sz w:val="22"/>
          <w:szCs w:val="22"/>
        </w:rPr>
      </w:pPr>
      <w:r w:rsidRPr="00E93EA0">
        <w:rPr>
          <w:rFonts w:ascii="Arial" w:hAnsi="Arial" w:cs="Arial" w:hint="eastAsia"/>
          <w:b/>
          <w:bCs/>
          <w:color w:val="000000"/>
          <w:sz w:val="22"/>
          <w:szCs w:val="22"/>
        </w:rPr>
        <w:t xml:space="preserve"> 4. </w:t>
      </w:r>
      <w:r w:rsidR="00EF2026">
        <w:rPr>
          <w:rFonts w:ascii="Arial" w:hAnsi="Arial" w:cs="Arial" w:hint="eastAsia"/>
          <w:b/>
          <w:bCs/>
          <w:color w:val="000000"/>
          <w:sz w:val="22"/>
          <w:szCs w:val="22"/>
        </w:rPr>
        <w:t xml:space="preserve">  </w:t>
      </w:r>
      <w:r w:rsidR="005C41CD" w:rsidRPr="00E93EA0">
        <w:rPr>
          <w:rFonts w:ascii="Arial" w:eastAsia="Arial" w:hAnsi="Arial" w:cs="Arial"/>
          <w:b/>
          <w:bCs/>
          <w:color w:val="000000"/>
          <w:sz w:val="22"/>
          <w:szCs w:val="22"/>
        </w:rPr>
        <w:t>Meals</w:t>
      </w:r>
    </w:p>
    <w:p w14:paraId="77D1900F" w14:textId="586AD26F" w:rsidR="00E93EA0" w:rsidRDefault="00E93EA0" w:rsidP="00B92D37">
      <w:pPr>
        <w:pBdr>
          <w:top w:val="nil"/>
          <w:left w:val="nil"/>
          <w:bottom w:val="nil"/>
          <w:right w:val="nil"/>
          <w:between w:val="nil"/>
        </w:pBdr>
        <w:ind w:leftChars="169" w:left="419" w:hangingChars="6" w:hanging="13"/>
        <w:rPr>
          <w:rFonts w:ascii="Arial" w:hAnsi="Arial" w:cs="Arial"/>
          <w:color w:val="000000"/>
          <w:sz w:val="22"/>
          <w:szCs w:val="22"/>
        </w:rPr>
      </w:pPr>
      <w:r w:rsidRPr="00E93EA0">
        <w:rPr>
          <w:rFonts w:ascii="Arial" w:hAnsi="Arial" w:cs="Arial"/>
          <w:b/>
          <w:bCs/>
          <w:color w:val="000000"/>
          <w:sz w:val="22"/>
          <w:szCs w:val="22"/>
          <w:u w:val="single"/>
        </w:rPr>
        <w:t>Breakfasts</w:t>
      </w:r>
      <w:r w:rsidRPr="00E93EA0">
        <w:rPr>
          <w:rFonts w:ascii="Arial" w:hAnsi="Arial" w:cs="Arial"/>
          <w:color w:val="000000"/>
          <w:sz w:val="22"/>
          <w:szCs w:val="22"/>
        </w:rPr>
        <w:t xml:space="preserve"> during your stay for the conference will be provided at your hotel. Please ask the hotel about the details. </w:t>
      </w:r>
    </w:p>
    <w:p w14:paraId="137D6F5F" w14:textId="27424A10" w:rsidR="00E93EA0" w:rsidRDefault="00E93EA0" w:rsidP="00B92D37">
      <w:pPr>
        <w:pBdr>
          <w:top w:val="nil"/>
          <w:left w:val="nil"/>
          <w:bottom w:val="nil"/>
          <w:right w:val="nil"/>
          <w:between w:val="nil"/>
        </w:pBdr>
        <w:ind w:leftChars="169" w:left="419" w:hangingChars="6" w:hanging="13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E93EA0">
        <w:rPr>
          <w:rFonts w:ascii="Arial" w:hAnsi="Arial" w:cs="Arial"/>
          <w:b/>
          <w:bCs/>
          <w:color w:val="000000"/>
          <w:sz w:val="22"/>
          <w:szCs w:val="22"/>
          <w:u w:val="single"/>
        </w:rPr>
        <w:t>Lunches</w:t>
      </w:r>
      <w:r w:rsidRPr="00E93EA0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will be provided for </w:t>
      </w:r>
      <w:r>
        <w:rPr>
          <w:rFonts w:ascii="Arial" w:hAnsi="Arial" w:cs="Arial" w:hint="eastAsia"/>
          <w:color w:val="000000"/>
          <w:sz w:val="22"/>
          <w:szCs w:val="22"/>
        </w:rPr>
        <w:t>all three days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to member country participants </w:t>
      </w:r>
      <w:r w:rsidRPr="00B92D37">
        <w:rPr>
          <w:rFonts w:ascii="Arial" w:eastAsia="Arial" w:hAnsi="Arial" w:cs="Arial"/>
          <w:color w:val="000000"/>
          <w:sz w:val="22"/>
          <w:szCs w:val="22"/>
        </w:rPr>
        <w:t>who attend the conference.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14:paraId="720ADBD3" w14:textId="4E263952" w:rsidR="00E93EA0" w:rsidRPr="00E93EA0" w:rsidRDefault="00E93EA0" w:rsidP="00B92D37">
      <w:pPr>
        <w:pBdr>
          <w:top w:val="nil"/>
          <w:left w:val="nil"/>
          <w:bottom w:val="nil"/>
          <w:right w:val="nil"/>
          <w:between w:val="nil"/>
        </w:pBdr>
        <w:ind w:firstLineChars="50" w:firstLine="110"/>
        <w:rPr>
          <w:rFonts w:ascii="Arial" w:hAnsi="Arial" w:cs="Arial" w:hint="eastAsia"/>
          <w:color w:val="000000"/>
          <w:sz w:val="22"/>
          <w:szCs w:val="22"/>
        </w:rPr>
      </w:pPr>
    </w:p>
    <w:p w14:paraId="624A053E" w14:textId="2F10E38C" w:rsidR="00E93EA0" w:rsidRPr="00E93EA0" w:rsidRDefault="00E93EA0" w:rsidP="00B92D37">
      <w:pPr>
        <w:pStyle w:val="ae"/>
        <w:pBdr>
          <w:top w:val="nil"/>
          <w:left w:val="nil"/>
          <w:bottom w:val="nil"/>
          <w:right w:val="nil"/>
          <w:between w:val="nil"/>
        </w:pBdr>
        <w:ind w:leftChars="40" w:left="96"/>
        <w:rPr>
          <w:rFonts w:ascii="Arial" w:hAnsi="Arial" w:cs="Arial"/>
          <w:b/>
          <w:bCs/>
          <w:color w:val="000000"/>
          <w:sz w:val="22"/>
          <w:szCs w:val="22"/>
        </w:rPr>
      </w:pPr>
      <w:r w:rsidRPr="00E93EA0">
        <w:rPr>
          <w:rFonts w:ascii="Arial" w:hAnsi="Arial" w:cs="Arial" w:hint="eastAsia"/>
          <w:b/>
          <w:bCs/>
          <w:color w:val="000000"/>
          <w:sz w:val="22"/>
          <w:szCs w:val="22"/>
        </w:rPr>
        <w:t xml:space="preserve">5. </w:t>
      </w:r>
      <w:r w:rsidR="00EF2026">
        <w:rPr>
          <w:rFonts w:ascii="Arial" w:hAnsi="Arial" w:cs="Arial" w:hint="eastAsia"/>
          <w:b/>
          <w:bCs/>
          <w:color w:val="000000"/>
          <w:sz w:val="22"/>
          <w:szCs w:val="22"/>
        </w:rPr>
        <w:t xml:space="preserve"> </w:t>
      </w:r>
      <w:r w:rsidRPr="00E93EA0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Daily allowance </w:t>
      </w:r>
    </w:p>
    <w:p w14:paraId="5A1B5823" w14:textId="4CB818A7" w:rsidR="00E93EA0" w:rsidRPr="002A30B6" w:rsidRDefault="00E93EA0" w:rsidP="00B92D37">
      <w:pPr>
        <w:pStyle w:val="ae"/>
        <w:pBdr>
          <w:top w:val="nil"/>
          <w:left w:val="nil"/>
          <w:bottom w:val="nil"/>
          <w:right w:val="nil"/>
          <w:between w:val="nil"/>
        </w:pBdr>
        <w:ind w:leftChars="175" w:left="420"/>
        <w:rPr>
          <w:rFonts w:ascii="Arial" w:hAnsi="Arial" w:cs="Arial"/>
          <w:color w:val="000000"/>
          <w:sz w:val="22"/>
          <w:szCs w:val="22"/>
        </w:rPr>
      </w:pPr>
      <w:r w:rsidRPr="000938AC">
        <w:rPr>
          <w:rFonts w:ascii="Arial" w:eastAsia="Arial" w:hAnsi="Arial" w:cs="Arial"/>
          <w:color w:val="000000"/>
          <w:sz w:val="22"/>
          <w:szCs w:val="22"/>
          <w:highlight w:val="yellow"/>
        </w:rPr>
        <w:t>Daily allowance (USD30)</w:t>
      </w:r>
      <w:r w:rsidRPr="002A30B6">
        <w:rPr>
          <w:rFonts w:ascii="Arial" w:eastAsia="Arial" w:hAnsi="Arial" w:cs="Arial"/>
          <w:color w:val="000000"/>
          <w:sz w:val="22"/>
          <w:szCs w:val="22"/>
        </w:rPr>
        <w:t xml:space="preserve"> will be provided for the days of the conference (</w:t>
      </w:r>
      <w:r w:rsidRPr="002A30B6">
        <w:rPr>
          <w:rFonts w:ascii="Arial" w:hAnsi="Arial" w:cs="Arial" w:hint="eastAsia"/>
          <w:color w:val="000000"/>
          <w:sz w:val="22"/>
          <w:szCs w:val="22"/>
        </w:rPr>
        <w:t>28</w:t>
      </w:r>
      <w:r w:rsidRPr="002A30B6">
        <w:rPr>
          <w:rFonts w:ascii="Arial" w:hAnsi="Arial" w:cs="Arial"/>
          <w:color w:val="000000"/>
          <w:sz w:val="22"/>
          <w:szCs w:val="22"/>
        </w:rPr>
        <w:t>–</w:t>
      </w:r>
      <w:r w:rsidRPr="002A30B6">
        <w:rPr>
          <w:rFonts w:ascii="Arial" w:hAnsi="Arial" w:cs="Arial" w:hint="eastAsia"/>
          <w:color w:val="000000"/>
          <w:sz w:val="22"/>
          <w:szCs w:val="22"/>
        </w:rPr>
        <w:t>30 October</w:t>
      </w:r>
      <w:r w:rsidRPr="002A30B6">
        <w:rPr>
          <w:rFonts w:ascii="Arial" w:eastAsia="Arial" w:hAnsi="Arial" w:cs="Arial"/>
          <w:color w:val="000000"/>
          <w:sz w:val="22"/>
          <w:szCs w:val="22"/>
        </w:rPr>
        <w:t>)</w:t>
      </w:r>
      <w:r w:rsidRPr="002A30B6">
        <w:rPr>
          <w:rFonts w:ascii="Arial" w:hAnsi="Arial" w:cs="Arial" w:hint="eastAsia"/>
          <w:color w:val="000000"/>
          <w:sz w:val="22"/>
          <w:szCs w:val="22"/>
        </w:rPr>
        <w:t>,</w:t>
      </w:r>
      <w:r w:rsidRPr="002A30B6">
        <w:rPr>
          <w:rFonts w:ascii="Arial" w:eastAsia="Arial" w:hAnsi="Arial" w:cs="Arial"/>
          <w:color w:val="000000"/>
          <w:sz w:val="22"/>
          <w:szCs w:val="22"/>
        </w:rPr>
        <w:t xml:space="preserve"> according to your attendance.</w:t>
      </w:r>
    </w:p>
    <w:p w14:paraId="66112AED" w14:textId="77777777" w:rsidR="00E93EA0" w:rsidRDefault="00E93EA0" w:rsidP="00B92D37">
      <w:pPr>
        <w:pBdr>
          <w:top w:val="nil"/>
          <w:left w:val="nil"/>
          <w:bottom w:val="nil"/>
          <w:right w:val="nil"/>
          <w:between w:val="nil"/>
        </w:pBdr>
        <w:ind w:leftChars="40" w:left="96"/>
        <w:rPr>
          <w:rFonts w:ascii="Arial" w:hAnsi="Arial" w:cs="Arial"/>
          <w:color w:val="000000"/>
          <w:sz w:val="22"/>
          <w:szCs w:val="22"/>
        </w:rPr>
      </w:pPr>
    </w:p>
    <w:p w14:paraId="752315B0" w14:textId="61C3EA48" w:rsidR="00EF2026" w:rsidRDefault="00E93EA0" w:rsidP="00B92D37">
      <w:pPr>
        <w:pStyle w:val="3"/>
        <w:numPr>
          <w:ilvl w:val="0"/>
          <w:numId w:val="0"/>
        </w:numPr>
        <w:ind w:leftChars="46" w:left="446" w:hangingChars="152" w:hanging="336"/>
        <w:jc w:val="both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 xml:space="preserve">6. </w:t>
      </w:r>
      <w:r w:rsidR="00EF2026">
        <w:rPr>
          <w:rFonts w:hint="eastAsia"/>
          <w:b/>
          <w:sz w:val="22"/>
          <w:szCs w:val="22"/>
        </w:rPr>
        <w:t xml:space="preserve"> </w:t>
      </w:r>
      <w:r w:rsidR="00291F5B">
        <w:rPr>
          <w:b/>
          <w:sz w:val="22"/>
          <w:szCs w:val="22"/>
        </w:rPr>
        <w:t>Medical and Overseas Travel Insurance</w:t>
      </w:r>
    </w:p>
    <w:p w14:paraId="757BE641" w14:textId="1B21A77D" w:rsidR="003B0676" w:rsidRDefault="00291F5B" w:rsidP="00B92D37">
      <w:pPr>
        <w:pStyle w:val="3"/>
        <w:numPr>
          <w:ilvl w:val="0"/>
          <w:numId w:val="0"/>
        </w:numPr>
        <w:ind w:leftChars="175" w:left="420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ADRC will not take responsibility for medical or travel insurance for the participants. We strongly ask all participants to have their own travel insurance. </w:t>
      </w:r>
    </w:p>
    <w:p w14:paraId="366C3FFC" w14:textId="77777777" w:rsidR="003B0676" w:rsidRPr="00607FA6" w:rsidRDefault="003B0676" w:rsidP="00B92D37">
      <w:pPr>
        <w:ind w:left="1841"/>
        <w:jc w:val="both"/>
        <w:rPr>
          <w:rFonts w:ascii="Arial" w:eastAsia="Arial" w:hAnsi="Arial" w:cs="Arial"/>
          <w:sz w:val="22"/>
          <w:szCs w:val="22"/>
        </w:rPr>
      </w:pPr>
      <w:bookmarkStart w:id="9" w:name="_heading=h.1fob9te" w:colFirst="0" w:colLast="0"/>
      <w:bookmarkEnd w:id="9"/>
    </w:p>
    <w:p w14:paraId="6504A1B8" w14:textId="220713D2" w:rsidR="00E93EA0" w:rsidRDefault="00E93EA0" w:rsidP="00B92D37">
      <w:pPr>
        <w:pStyle w:val="2"/>
        <w:numPr>
          <w:ilvl w:val="0"/>
          <w:numId w:val="0"/>
        </w:numPr>
        <w:ind w:left="720" w:hanging="720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lastRenderedPageBreak/>
        <w:t xml:space="preserve">7. </w:t>
      </w:r>
      <w:r w:rsidR="00EF2026">
        <w:rPr>
          <w:rFonts w:hint="eastAsia"/>
          <w:b/>
          <w:sz w:val="22"/>
          <w:szCs w:val="22"/>
        </w:rPr>
        <w:t xml:space="preserve">   </w:t>
      </w:r>
      <w:r w:rsidRPr="00E93EA0">
        <w:rPr>
          <w:b/>
          <w:sz w:val="22"/>
          <w:szCs w:val="22"/>
        </w:rPr>
        <w:t xml:space="preserve">Conference Documents </w:t>
      </w:r>
    </w:p>
    <w:p w14:paraId="697F3EDD" w14:textId="77777777" w:rsidR="00EF2026" w:rsidRDefault="000938AC" w:rsidP="00B92D37">
      <w:pPr>
        <w:ind w:leftChars="175" w:left="420"/>
        <w:rPr>
          <w:rFonts w:ascii="Arial" w:hAnsi="Arial" w:cs="Arial"/>
          <w:color w:val="000000"/>
          <w:sz w:val="22"/>
          <w:szCs w:val="22"/>
        </w:rPr>
      </w:pPr>
      <w:r w:rsidRPr="00E93EA0">
        <w:rPr>
          <w:rFonts w:ascii="Arial" w:eastAsia="Arial" w:hAnsi="Arial" w:cs="Arial"/>
          <w:color w:val="000000"/>
          <w:sz w:val="22"/>
          <w:szCs w:val="22"/>
        </w:rPr>
        <w:t>In line with our Go Green policy, paper copies of the documents</w:t>
      </w:r>
      <w:r w:rsidR="00EF2026"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r w:rsidR="00EF2026" w:rsidRPr="00E93EA0">
        <w:rPr>
          <w:rFonts w:ascii="Arial" w:eastAsia="Arial" w:hAnsi="Arial" w:cs="Arial"/>
          <w:color w:val="000000"/>
          <w:sz w:val="22"/>
          <w:szCs w:val="22"/>
        </w:rPr>
        <w:t>will not be distributing</w:t>
      </w:r>
      <w:r w:rsidRPr="00E93EA0">
        <w:rPr>
          <w:rFonts w:ascii="Arial" w:eastAsia="Arial" w:hAnsi="Arial" w:cs="Arial"/>
          <w:color w:val="000000"/>
          <w:sz w:val="22"/>
          <w:szCs w:val="22"/>
        </w:rPr>
        <w:t xml:space="preserve">. </w:t>
      </w:r>
      <w:r w:rsidR="00E93EA0" w:rsidRPr="00E93EA0">
        <w:rPr>
          <w:rFonts w:ascii="Arial" w:eastAsia="Arial" w:hAnsi="Arial" w:cs="Arial"/>
          <w:color w:val="000000"/>
          <w:sz w:val="22"/>
          <w:szCs w:val="22"/>
        </w:rPr>
        <w:t xml:space="preserve">All conference documents and </w:t>
      </w:r>
      <w:r w:rsidR="00EF2026">
        <w:rPr>
          <w:rFonts w:ascii="Arial" w:hAnsi="Arial" w:cs="Arial"/>
          <w:color w:val="000000"/>
          <w:sz w:val="22"/>
          <w:szCs w:val="22"/>
        </w:rPr>
        <w:t>important</w:t>
      </w:r>
      <w:r w:rsidR="00EF2026"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r w:rsidR="00E93EA0" w:rsidRPr="00E93EA0">
        <w:rPr>
          <w:rFonts w:ascii="Arial" w:eastAsia="Arial" w:hAnsi="Arial" w:cs="Arial"/>
          <w:color w:val="000000"/>
          <w:sz w:val="22"/>
          <w:szCs w:val="22"/>
        </w:rPr>
        <w:t xml:space="preserve">updates will be shared via the WhatsApp during </w:t>
      </w:r>
      <w:r w:rsidR="00EF2026">
        <w:rPr>
          <w:rFonts w:ascii="Arial" w:hAnsi="Arial" w:cs="Arial" w:hint="eastAsia"/>
          <w:color w:val="000000"/>
          <w:sz w:val="22"/>
          <w:szCs w:val="22"/>
        </w:rPr>
        <w:t>A</w:t>
      </w:r>
      <w:r w:rsidR="00E93EA0" w:rsidRPr="00E93EA0">
        <w:rPr>
          <w:rFonts w:ascii="Arial" w:eastAsia="Arial" w:hAnsi="Arial" w:cs="Arial"/>
          <w:color w:val="000000"/>
          <w:sz w:val="22"/>
          <w:szCs w:val="22"/>
        </w:rPr>
        <w:t>CDR202</w:t>
      </w:r>
      <w:r>
        <w:rPr>
          <w:rFonts w:ascii="Arial" w:hAnsi="Arial" w:cs="Arial" w:hint="eastAsia"/>
          <w:color w:val="000000"/>
          <w:sz w:val="22"/>
          <w:szCs w:val="22"/>
        </w:rPr>
        <w:t>6</w:t>
      </w:r>
      <w:r w:rsidR="00E93EA0" w:rsidRPr="00E93EA0">
        <w:rPr>
          <w:rFonts w:ascii="Arial" w:eastAsia="Arial" w:hAnsi="Arial" w:cs="Arial"/>
          <w:color w:val="000000"/>
          <w:sz w:val="22"/>
          <w:szCs w:val="22"/>
        </w:rPr>
        <w:t xml:space="preserve">. </w:t>
      </w:r>
    </w:p>
    <w:p w14:paraId="593355E7" w14:textId="77777777" w:rsidR="00EF2026" w:rsidRDefault="00EF2026" w:rsidP="00B92D37">
      <w:pPr>
        <w:ind w:leftChars="175" w:left="420"/>
        <w:rPr>
          <w:rFonts w:ascii="Arial" w:hAnsi="Arial" w:cs="Arial"/>
          <w:color w:val="000000"/>
          <w:sz w:val="22"/>
          <w:szCs w:val="22"/>
        </w:rPr>
      </w:pPr>
    </w:p>
    <w:p w14:paraId="56631EAA" w14:textId="5DC2C51A" w:rsidR="0036364A" w:rsidRPr="00E93EA0" w:rsidRDefault="00EF2026" w:rsidP="00B92D37">
      <w:pPr>
        <w:ind w:leftChars="175" w:left="42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hAnsi="Arial" w:cs="Arial" w:hint="eastAsia"/>
          <w:color w:val="000000"/>
          <w:sz w:val="22"/>
          <w:szCs w:val="22"/>
        </w:rPr>
        <w:t>T</w:t>
      </w:r>
      <w:r w:rsidR="0036364A" w:rsidRPr="0036364A">
        <w:rPr>
          <w:rFonts w:ascii="Arial" w:hAnsi="Arial" w:cs="Arial"/>
          <w:color w:val="000000"/>
          <w:sz w:val="22"/>
          <w:szCs w:val="22"/>
        </w:rPr>
        <w:t xml:space="preserve">he documents and other information 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will also be </w:t>
      </w:r>
      <w:r w:rsidR="0036364A" w:rsidRPr="0036364A">
        <w:rPr>
          <w:rFonts w:ascii="Arial" w:hAnsi="Arial" w:cs="Arial"/>
          <w:color w:val="000000"/>
          <w:sz w:val="22"/>
          <w:szCs w:val="22"/>
        </w:rPr>
        <w:t>available on the ACDR202</w:t>
      </w:r>
      <w:r w:rsidR="0036364A">
        <w:rPr>
          <w:rFonts w:ascii="Arial" w:hAnsi="Arial" w:cs="Arial" w:hint="eastAsia"/>
          <w:color w:val="000000"/>
          <w:sz w:val="22"/>
          <w:szCs w:val="22"/>
        </w:rPr>
        <w:t>6</w:t>
      </w:r>
      <w:r w:rsidR="0036364A" w:rsidRPr="0036364A">
        <w:rPr>
          <w:rFonts w:ascii="Arial" w:hAnsi="Arial" w:cs="Arial"/>
          <w:color w:val="000000"/>
          <w:sz w:val="22"/>
          <w:szCs w:val="22"/>
        </w:rPr>
        <w:t xml:space="preserve"> website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. However, </w:t>
      </w:r>
      <w:r w:rsidR="0036364A">
        <w:rPr>
          <w:rFonts w:ascii="Arial" w:hAnsi="Arial" w:cs="Arial" w:hint="eastAsia"/>
          <w:color w:val="000000"/>
          <w:sz w:val="22"/>
          <w:szCs w:val="22"/>
        </w:rPr>
        <w:t>p</w:t>
      </w:r>
      <w:r w:rsidR="0036364A" w:rsidRPr="00E93EA0">
        <w:rPr>
          <w:rFonts w:ascii="Arial" w:eastAsia="Arial" w:hAnsi="Arial" w:cs="Arial"/>
          <w:color w:val="000000"/>
          <w:sz w:val="22"/>
          <w:szCs w:val="22"/>
        </w:rPr>
        <w:t>lease note that the information via WhatsApp will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generally be provided more promptly</w:t>
      </w:r>
      <w:r w:rsidR="0036364A" w:rsidRPr="00E93EA0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36403383" w14:textId="339C328E" w:rsidR="00AC5953" w:rsidRPr="0036364A" w:rsidRDefault="00AC5953" w:rsidP="00B92D37">
      <w:pPr>
        <w:ind w:leftChars="175" w:left="420"/>
        <w:rPr>
          <w:rFonts w:ascii="Arial" w:hAnsi="Arial" w:cs="Arial" w:hint="eastAsia"/>
          <w:color w:val="000000"/>
          <w:sz w:val="22"/>
          <w:szCs w:val="22"/>
        </w:rPr>
      </w:pPr>
    </w:p>
    <w:p w14:paraId="47D17D44" w14:textId="63EE6F3D" w:rsidR="00AC5953" w:rsidRDefault="00AC5953" w:rsidP="00B92D37">
      <w:pPr>
        <w:ind w:leftChars="175" w:left="420"/>
        <w:rPr>
          <w:rFonts w:ascii="Arial" w:hAnsi="Arial" w:cs="Arial"/>
          <w:color w:val="000000"/>
          <w:sz w:val="22"/>
          <w:szCs w:val="22"/>
        </w:rPr>
      </w:pPr>
      <w:r w:rsidRPr="00AC5953">
        <w:rPr>
          <w:rFonts w:ascii="Arial" w:hAnsi="Arial" w:cs="Arial"/>
          <w:color w:val="000000"/>
          <w:sz w:val="22"/>
          <w:szCs w:val="22"/>
        </w:rPr>
        <w:t>To receive SIDEX-ACDR2026 updates via WhatsApp, please scan the QR code below and save the Secretariat's number to your contacts.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</w:t>
      </w:r>
    </w:p>
    <w:p w14:paraId="3A20E8E2" w14:textId="649F64F2" w:rsidR="00EF2026" w:rsidRDefault="00EF2026" w:rsidP="00B92D37">
      <w:pPr>
        <w:ind w:leftChars="175" w:left="420"/>
        <w:rPr>
          <w:rFonts w:ascii="Arial" w:hAnsi="Arial" w:cs="Arial"/>
          <w:color w:val="000000"/>
          <w:sz w:val="22"/>
          <w:szCs w:val="22"/>
        </w:rPr>
      </w:pPr>
    </w:p>
    <w:p w14:paraId="6F860856" w14:textId="51F08FF3" w:rsidR="00EF2026" w:rsidRDefault="00EF2026" w:rsidP="00B92D37">
      <w:pPr>
        <w:ind w:leftChars="175" w:left="4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2A6507" wp14:editId="166D652A">
                <wp:simplePos x="0" y="0"/>
                <wp:positionH relativeFrom="column">
                  <wp:posOffset>2194560</wp:posOffset>
                </wp:positionH>
                <wp:positionV relativeFrom="paragraph">
                  <wp:posOffset>7620</wp:posOffset>
                </wp:positionV>
                <wp:extent cx="1028700" cy="990600"/>
                <wp:effectExtent l="0" t="0" r="19050" b="19050"/>
                <wp:wrapNone/>
                <wp:docPr id="1265704574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990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DD294F" w14:textId="3F5993C7" w:rsidR="00EF2026" w:rsidRDefault="00EF202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QR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2A6507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7" type="#_x0000_t202" style="position:absolute;left:0;text-align:left;margin-left:172.8pt;margin-top:.6pt;width:81pt;height:7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" fillcolor="white [3201]" strokeweight=".5pt">
                <v:textbox>
                  <w:txbxContent>
                    <w:p w14:paraId="22DD294F" w14:textId="3F5993C7" w:rsidR="00EF2026" w:rsidRDefault="00EF202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QR code</w:t>
                      </w:r>
                    </w:p>
                  </w:txbxContent>
                </v:textbox>
              </v:shape>
            </w:pict>
          </mc:Fallback>
        </mc:AlternateContent>
      </w:r>
    </w:p>
    <w:p w14:paraId="43A9F0C9" w14:textId="197B4401" w:rsidR="00EF2026" w:rsidRDefault="00EF2026" w:rsidP="00B92D37">
      <w:pPr>
        <w:ind w:leftChars="175" w:left="420"/>
        <w:rPr>
          <w:rFonts w:ascii="Arial" w:hAnsi="Arial" w:cs="Arial"/>
          <w:color w:val="000000"/>
          <w:sz w:val="22"/>
          <w:szCs w:val="22"/>
        </w:rPr>
      </w:pPr>
    </w:p>
    <w:p w14:paraId="7F7405E5" w14:textId="77777777" w:rsidR="00EF2026" w:rsidRDefault="00EF2026" w:rsidP="00B92D37">
      <w:pPr>
        <w:ind w:leftChars="175" w:left="420"/>
        <w:rPr>
          <w:rFonts w:ascii="Arial" w:hAnsi="Arial" w:cs="Arial"/>
          <w:color w:val="000000"/>
          <w:sz w:val="22"/>
          <w:szCs w:val="22"/>
        </w:rPr>
      </w:pPr>
    </w:p>
    <w:p w14:paraId="26B063A7" w14:textId="1C54AFE4" w:rsidR="0036364A" w:rsidRDefault="0036364A" w:rsidP="00B92D37">
      <w:pPr>
        <w:ind w:leftChars="175" w:left="420"/>
        <w:rPr>
          <w:rFonts w:ascii="Arial" w:hAnsi="Arial" w:cs="Arial"/>
          <w:color w:val="000000"/>
          <w:sz w:val="22"/>
          <w:szCs w:val="22"/>
        </w:rPr>
      </w:pPr>
    </w:p>
    <w:p w14:paraId="3D073ED3" w14:textId="77777777" w:rsidR="00EF2026" w:rsidRDefault="00EF2026" w:rsidP="00B92D37">
      <w:pPr>
        <w:ind w:leftChars="175" w:left="420"/>
        <w:rPr>
          <w:rFonts w:ascii="Arial" w:hAnsi="Arial" w:cs="Arial"/>
          <w:color w:val="000000"/>
          <w:sz w:val="22"/>
          <w:szCs w:val="22"/>
        </w:rPr>
      </w:pPr>
    </w:p>
    <w:p w14:paraId="32F89476" w14:textId="77777777" w:rsidR="00EF2026" w:rsidRDefault="00EF2026" w:rsidP="00B92D37">
      <w:pPr>
        <w:ind w:leftChars="175" w:left="420"/>
        <w:rPr>
          <w:rFonts w:ascii="Arial" w:hAnsi="Arial" w:cs="Arial"/>
          <w:color w:val="000000"/>
          <w:sz w:val="22"/>
          <w:szCs w:val="22"/>
        </w:rPr>
      </w:pPr>
    </w:p>
    <w:p w14:paraId="45C6D34D" w14:textId="77777777" w:rsidR="00EF2026" w:rsidRDefault="00EF2026" w:rsidP="00B92D37">
      <w:pPr>
        <w:ind w:leftChars="175" w:left="420"/>
        <w:rPr>
          <w:rFonts w:ascii="Arial" w:hAnsi="Arial" w:cs="Arial" w:hint="eastAsia"/>
          <w:color w:val="000000"/>
          <w:sz w:val="22"/>
          <w:szCs w:val="22"/>
        </w:rPr>
      </w:pPr>
    </w:p>
    <w:p w14:paraId="3A8B0863" w14:textId="0142F7D1" w:rsidR="000938AC" w:rsidRDefault="00EF2026" w:rsidP="00B92D37">
      <w:pPr>
        <w:ind w:leftChars="175" w:left="4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 w:hint="eastAsia"/>
          <w:color w:val="000000"/>
          <w:sz w:val="22"/>
          <w:szCs w:val="22"/>
        </w:rPr>
        <w:t>I</w:t>
      </w:r>
      <w:r w:rsidR="00AC5953">
        <w:rPr>
          <w:rFonts w:ascii="Arial" w:hAnsi="Arial" w:cs="Arial" w:hint="eastAsia"/>
          <w:color w:val="000000"/>
          <w:sz w:val="22"/>
          <w:szCs w:val="22"/>
        </w:rPr>
        <w:t xml:space="preserve">f you have not </w:t>
      </w:r>
      <w:r w:rsidR="0036364A">
        <w:rPr>
          <w:rFonts w:ascii="Arial" w:hAnsi="Arial" w:cs="Arial" w:hint="eastAsia"/>
          <w:color w:val="000000"/>
          <w:sz w:val="22"/>
          <w:szCs w:val="22"/>
        </w:rPr>
        <w:t xml:space="preserve">registered </w:t>
      </w:r>
      <w:r>
        <w:rPr>
          <w:rFonts w:ascii="Arial" w:hAnsi="Arial" w:cs="Arial" w:hint="eastAsia"/>
          <w:color w:val="000000"/>
          <w:sz w:val="22"/>
          <w:szCs w:val="22"/>
        </w:rPr>
        <w:t>your mobile phone number p</w:t>
      </w:r>
      <w:r w:rsidR="00E93EA0" w:rsidRPr="00E93EA0">
        <w:rPr>
          <w:rFonts w:ascii="Arial" w:eastAsia="Arial" w:hAnsi="Arial" w:cs="Arial"/>
          <w:color w:val="000000"/>
          <w:sz w:val="22"/>
          <w:szCs w:val="22"/>
        </w:rPr>
        <w:t>lease update your ACDR202</w:t>
      </w:r>
      <w:r w:rsidR="000938AC">
        <w:rPr>
          <w:rFonts w:ascii="Arial" w:hAnsi="Arial" w:cs="Arial" w:hint="eastAsia"/>
          <w:color w:val="000000"/>
          <w:sz w:val="22"/>
          <w:szCs w:val="22"/>
        </w:rPr>
        <w:t>6</w:t>
      </w:r>
      <w:r w:rsidR="00E93EA0" w:rsidRPr="00E93EA0">
        <w:rPr>
          <w:rFonts w:ascii="Arial" w:eastAsia="Arial" w:hAnsi="Arial" w:cs="Arial"/>
          <w:color w:val="000000"/>
          <w:sz w:val="22"/>
          <w:szCs w:val="22"/>
        </w:rPr>
        <w:t xml:space="preserve"> website profile page</w:t>
      </w:r>
      <w:r w:rsidR="000938AC"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with the </w:t>
      </w:r>
      <w:r w:rsidRPr="00E93EA0">
        <w:rPr>
          <w:rFonts w:ascii="Arial" w:eastAsia="Arial" w:hAnsi="Arial" w:cs="Arial"/>
          <w:color w:val="000000"/>
          <w:sz w:val="22"/>
          <w:szCs w:val="22"/>
        </w:rPr>
        <w:t xml:space="preserve">mobile phone number </w:t>
      </w:r>
      <w:r>
        <w:rPr>
          <w:rFonts w:ascii="Arial" w:hAnsi="Arial" w:cs="Arial" w:hint="eastAsia"/>
          <w:color w:val="000000"/>
          <w:sz w:val="22"/>
          <w:szCs w:val="22"/>
        </w:rPr>
        <w:t>linked to your</w:t>
      </w:r>
      <w:r w:rsidRPr="00E93EA0">
        <w:rPr>
          <w:rFonts w:ascii="Arial" w:eastAsia="Arial" w:hAnsi="Arial" w:cs="Arial"/>
          <w:color w:val="000000"/>
          <w:sz w:val="22"/>
          <w:szCs w:val="22"/>
        </w:rPr>
        <w:t xml:space="preserve"> WhatsApp </w:t>
      </w:r>
      <w:r w:rsidR="00E93EA0" w:rsidRPr="00E93EA0">
        <w:rPr>
          <w:rFonts w:ascii="Arial" w:eastAsia="Arial" w:hAnsi="Arial" w:cs="Arial"/>
          <w:color w:val="000000"/>
          <w:sz w:val="22"/>
          <w:szCs w:val="22"/>
        </w:rPr>
        <w:t>or contact the ACDR202</w:t>
      </w:r>
      <w:r w:rsidR="000938AC">
        <w:rPr>
          <w:rFonts w:ascii="Arial" w:hAnsi="Arial" w:cs="Arial" w:hint="eastAsia"/>
          <w:color w:val="000000"/>
          <w:sz w:val="22"/>
          <w:szCs w:val="22"/>
        </w:rPr>
        <w:t>6</w:t>
      </w:r>
      <w:r w:rsidR="00E93EA0" w:rsidRPr="00E93EA0">
        <w:rPr>
          <w:rFonts w:ascii="Arial" w:eastAsia="Arial" w:hAnsi="Arial" w:cs="Arial"/>
          <w:color w:val="000000"/>
          <w:sz w:val="22"/>
          <w:szCs w:val="22"/>
        </w:rPr>
        <w:t xml:space="preserve"> Secretariat via WhatsApp 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by scanning the </w:t>
      </w:r>
      <w:r w:rsidR="00E93EA0" w:rsidRPr="00E93EA0">
        <w:rPr>
          <w:rFonts w:ascii="Arial" w:eastAsia="Arial" w:hAnsi="Arial" w:cs="Arial"/>
          <w:color w:val="000000"/>
          <w:sz w:val="22"/>
          <w:szCs w:val="22"/>
        </w:rPr>
        <w:t xml:space="preserve">QR code </w:t>
      </w:r>
      <w:r>
        <w:rPr>
          <w:rFonts w:ascii="Arial" w:hAnsi="Arial" w:cs="Arial" w:hint="eastAsia"/>
          <w:color w:val="000000"/>
          <w:sz w:val="22"/>
          <w:szCs w:val="22"/>
        </w:rPr>
        <w:t>above</w:t>
      </w:r>
      <w:r w:rsidR="00E93EA0" w:rsidRPr="00E93EA0">
        <w:rPr>
          <w:rFonts w:ascii="Arial" w:eastAsia="Arial" w:hAnsi="Arial" w:cs="Arial"/>
          <w:color w:val="000000"/>
          <w:sz w:val="22"/>
          <w:szCs w:val="22"/>
        </w:rPr>
        <w:t xml:space="preserve">. </w:t>
      </w:r>
    </w:p>
    <w:p w14:paraId="24FD833C" w14:textId="77777777" w:rsidR="000938AC" w:rsidRDefault="000938AC" w:rsidP="00B92D37">
      <w:pPr>
        <w:ind w:leftChars="175" w:left="420"/>
        <w:rPr>
          <w:rFonts w:ascii="Arial" w:hAnsi="Arial" w:cs="Arial"/>
          <w:color w:val="000000"/>
          <w:sz w:val="22"/>
          <w:szCs w:val="22"/>
        </w:rPr>
      </w:pPr>
    </w:p>
    <w:p w14:paraId="5AED3169" w14:textId="77777777" w:rsidR="00EF2026" w:rsidRDefault="00EF2026" w:rsidP="00B92D37">
      <w:pPr>
        <w:rPr>
          <w:rFonts w:asciiTheme="majorHAnsi" w:hAnsiTheme="majorHAnsi" w:cstheme="majorHAnsi" w:hint="eastAsia"/>
          <w:b/>
          <w:bCs/>
          <w:sz w:val="22"/>
          <w:szCs w:val="22"/>
        </w:rPr>
      </w:pPr>
    </w:p>
    <w:p w14:paraId="3DF39AA6" w14:textId="558C753A" w:rsidR="003B0676" w:rsidRDefault="00EF2026" w:rsidP="00B92D37">
      <w:pPr>
        <w:pStyle w:val="1"/>
        <w:numPr>
          <w:ilvl w:val="0"/>
          <w:numId w:val="0"/>
        </w:numPr>
      </w:pPr>
      <w:r>
        <w:rPr>
          <w:rFonts w:ascii="Arial" w:eastAsiaTheme="minorEastAsia" w:hAnsi="Arial" w:cs="Arial" w:hint="eastAsia"/>
          <w:sz w:val="22"/>
          <w:szCs w:val="22"/>
        </w:rPr>
        <w:t xml:space="preserve">8.     </w:t>
      </w:r>
      <w:r w:rsidR="00622B62">
        <w:rPr>
          <w:rFonts w:ascii="Arial" w:eastAsia="Arial" w:hAnsi="Arial" w:cs="Arial"/>
          <w:sz w:val="22"/>
          <w:szCs w:val="22"/>
        </w:rPr>
        <w:t>ACDR2026 Secretariat</w:t>
      </w:r>
      <w:r w:rsidR="00622B62" w:rsidRPr="00622B62" w:rsidDel="00622B62">
        <w:rPr>
          <w:sz w:val="22"/>
          <w:szCs w:val="22"/>
        </w:rPr>
        <w:t xml:space="preserve"> </w:t>
      </w:r>
    </w:p>
    <w:p w14:paraId="4580B702" w14:textId="2A8A9E9C" w:rsidR="003B0676" w:rsidRDefault="00291F5B" w:rsidP="00B92D37">
      <w:pPr>
        <w:ind w:firstLine="393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 </w:t>
      </w:r>
    </w:p>
    <w:p w14:paraId="75F9A65C" w14:textId="77777777" w:rsidR="003B0676" w:rsidRDefault="00291F5B" w:rsidP="00B92D37">
      <w:pPr>
        <w:ind w:left="425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Asian Disaster Reduction Center (ADRC)</w:t>
      </w:r>
    </w:p>
    <w:p w14:paraId="05700113" w14:textId="77777777" w:rsidR="003B0676" w:rsidRDefault="00291F5B" w:rsidP="00B92D37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25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1-5-2-5F Wakinohamakaigan-dori, Chuo-ku, Kobe 651-0073 JAPAN</w:t>
      </w:r>
    </w:p>
    <w:p w14:paraId="34E5EDE0" w14:textId="77777777" w:rsidR="003B0676" w:rsidRPr="005B17C6" w:rsidRDefault="00291F5B" w:rsidP="00B92D37">
      <w:pPr>
        <w:tabs>
          <w:tab w:val="left" w:pos="1980"/>
          <w:tab w:val="left" w:pos="3261"/>
        </w:tabs>
        <w:ind w:left="425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B17C6">
        <w:rPr>
          <w:rFonts w:ascii="Arial" w:eastAsia="Arial" w:hAnsi="Arial" w:cs="Arial"/>
          <w:sz w:val="22"/>
          <w:szCs w:val="22"/>
          <w:lang w:val="it-IT"/>
        </w:rPr>
        <w:t xml:space="preserve">TEL: +81-78-262-5540      </w:t>
      </w:r>
      <w:r w:rsidRPr="005B17C6">
        <w:rPr>
          <w:rFonts w:ascii="Arial" w:eastAsia="Arial" w:hAnsi="Arial" w:cs="Arial"/>
          <w:sz w:val="22"/>
          <w:szCs w:val="22"/>
          <w:lang w:val="it-IT"/>
        </w:rPr>
        <w:tab/>
        <w:t>FAX: +81-78-262-5546</w:t>
      </w:r>
    </w:p>
    <w:p w14:paraId="73E37826" w14:textId="6BA04996" w:rsidR="003B0676" w:rsidRPr="005B17C6" w:rsidRDefault="00291F5B" w:rsidP="00B92D37">
      <w:pPr>
        <w:tabs>
          <w:tab w:val="left" w:pos="2552"/>
          <w:tab w:val="left" w:pos="3261"/>
        </w:tabs>
        <w:ind w:left="425"/>
        <w:jc w:val="both"/>
        <w:rPr>
          <w:rFonts w:ascii="Arial" w:eastAsia="Arial" w:hAnsi="Arial" w:cs="Arial"/>
          <w:sz w:val="22"/>
          <w:szCs w:val="22"/>
          <w:lang w:val="it-IT"/>
        </w:rPr>
      </w:pPr>
      <w:bookmarkStart w:id="10" w:name="_heading=h.3znysh7" w:colFirst="0" w:colLast="0"/>
      <w:bookmarkEnd w:id="10"/>
      <w:r w:rsidRPr="005B17C6">
        <w:rPr>
          <w:rFonts w:ascii="Arial" w:eastAsia="Arial" w:hAnsi="Arial" w:cs="Arial"/>
          <w:sz w:val="22"/>
          <w:szCs w:val="22"/>
          <w:lang w:val="it-IT"/>
        </w:rPr>
        <w:t xml:space="preserve">E-mail: </w:t>
      </w:r>
      <w:r w:rsidRPr="005B17C6">
        <w:rPr>
          <w:rFonts w:ascii="Arial" w:eastAsia="Arial" w:hAnsi="Arial" w:cs="Arial"/>
          <w:sz w:val="22"/>
          <w:szCs w:val="22"/>
          <w:lang w:val="it-IT"/>
        </w:rPr>
        <w:tab/>
      </w:r>
      <w:r w:rsidRPr="005B17C6">
        <w:rPr>
          <w:rFonts w:ascii="Arial" w:eastAsia="Arial" w:hAnsi="Arial" w:cs="Arial"/>
          <w:sz w:val="22"/>
          <w:szCs w:val="22"/>
          <w:lang w:val="it-IT"/>
        </w:rPr>
        <w:tab/>
      </w:r>
      <w:r w:rsidR="006D7BE8">
        <w:rPr>
          <w:rFonts w:ascii="Arial" w:hAnsi="Arial" w:cs="Arial" w:hint="eastAsia"/>
          <w:sz w:val="22"/>
          <w:szCs w:val="22"/>
          <w:lang w:val="it-IT"/>
        </w:rPr>
        <w:t>acdr</w:t>
      </w:r>
      <w:r w:rsidR="006D7BE8">
        <w:rPr>
          <w:rFonts w:ascii="Arial" w:eastAsia="Arial" w:hAnsi="Arial" w:cs="Arial"/>
          <w:sz w:val="22"/>
          <w:szCs w:val="22"/>
          <w:lang w:val="it-IT"/>
        </w:rPr>
        <w:t>2026</w:t>
      </w:r>
      <w:r w:rsidR="006D7BE8">
        <w:rPr>
          <w:rFonts w:ascii="Arial" w:hAnsi="Arial" w:cs="Arial" w:hint="eastAsia"/>
          <w:sz w:val="22"/>
          <w:szCs w:val="22"/>
          <w:lang w:val="it-IT"/>
        </w:rPr>
        <w:t>sgp</w:t>
      </w:r>
      <w:r w:rsidRPr="005B17C6">
        <w:rPr>
          <w:rFonts w:ascii="Arial" w:eastAsia="Arial" w:hAnsi="Arial" w:cs="Arial"/>
          <w:sz w:val="22"/>
          <w:szCs w:val="22"/>
          <w:lang w:val="it-IT"/>
        </w:rPr>
        <w:t>@adrc.asia</w:t>
      </w:r>
    </w:p>
    <w:p w14:paraId="78853878" w14:textId="77777777" w:rsidR="003B0676" w:rsidRDefault="00291F5B" w:rsidP="00B92D37">
      <w:pPr>
        <w:tabs>
          <w:tab w:val="left" w:pos="2552"/>
          <w:tab w:val="left" w:pos="2694"/>
          <w:tab w:val="left" w:pos="3261"/>
        </w:tabs>
        <w:ind w:left="425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ADRC Website:  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hyperlink r:id="rId14">
        <w:r>
          <w:rPr>
            <w:rFonts w:ascii="Arial" w:eastAsia="Arial" w:hAnsi="Arial" w:cs="Arial"/>
            <w:color w:val="0000FF"/>
            <w:sz w:val="22"/>
            <w:szCs w:val="22"/>
            <w:u w:val="single"/>
          </w:rPr>
          <w:t>https://www.adrc.asia</w:t>
        </w:r>
      </w:hyperlink>
    </w:p>
    <w:p w14:paraId="29D45EBD" w14:textId="3FBDEA7B" w:rsidR="003B0676" w:rsidRPr="0092143D" w:rsidRDefault="000946BE" w:rsidP="00B92D37">
      <w:pPr>
        <w:tabs>
          <w:tab w:val="left" w:pos="2694"/>
          <w:tab w:val="left" w:pos="3261"/>
        </w:tabs>
        <w:ind w:left="425"/>
        <w:rPr>
          <w:rStyle w:val="a4"/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ACDR2026</w:t>
      </w:r>
      <w:r w:rsidR="00291F5B">
        <w:rPr>
          <w:rFonts w:ascii="Arial" w:eastAsia="Arial" w:hAnsi="Arial" w:cs="Arial"/>
          <w:sz w:val="22"/>
          <w:szCs w:val="22"/>
        </w:rPr>
        <w:t xml:space="preserve"> Website:</w:t>
      </w:r>
      <w:r w:rsidR="00291F5B">
        <w:rPr>
          <w:rFonts w:ascii="Arial" w:eastAsia="Arial" w:hAnsi="Arial" w:cs="Arial"/>
          <w:sz w:val="22"/>
          <w:szCs w:val="22"/>
        </w:rPr>
        <w:tab/>
      </w:r>
      <w:r w:rsidR="00291F5B">
        <w:rPr>
          <w:rFonts w:ascii="Arial" w:eastAsia="Arial" w:hAnsi="Arial" w:cs="Arial"/>
          <w:sz w:val="22"/>
          <w:szCs w:val="22"/>
        </w:rPr>
        <w:tab/>
      </w:r>
      <w:r w:rsidR="0092143D">
        <w:rPr>
          <w:rFonts w:ascii="Arial" w:eastAsia="Arial" w:hAnsi="Arial" w:cs="Arial"/>
          <w:sz w:val="22"/>
          <w:szCs w:val="22"/>
        </w:rPr>
        <w:fldChar w:fldCharType="begin"/>
      </w:r>
      <w:r w:rsidR="0092143D">
        <w:rPr>
          <w:rFonts w:ascii="Arial" w:eastAsia="Arial" w:hAnsi="Arial" w:cs="Arial"/>
          <w:sz w:val="22"/>
          <w:szCs w:val="22"/>
        </w:rPr>
        <w:instrText>HYPERLINK "https://acdr.adrc.asia/home/ACDR2026"</w:instrText>
      </w:r>
      <w:r w:rsidR="0092143D">
        <w:rPr>
          <w:rFonts w:ascii="Arial" w:eastAsia="Arial" w:hAnsi="Arial" w:cs="Arial"/>
          <w:sz w:val="22"/>
          <w:szCs w:val="22"/>
        </w:rPr>
      </w:r>
      <w:r w:rsidR="0092143D">
        <w:rPr>
          <w:rFonts w:ascii="Arial" w:eastAsia="Arial" w:hAnsi="Arial" w:cs="Arial"/>
          <w:sz w:val="22"/>
          <w:szCs w:val="22"/>
        </w:rPr>
        <w:fldChar w:fldCharType="separate"/>
      </w:r>
      <w:r w:rsidR="00CC1087" w:rsidRPr="0092143D">
        <w:rPr>
          <w:rStyle w:val="a4"/>
          <w:rFonts w:ascii="Arial" w:eastAsia="Arial" w:hAnsi="Arial" w:cs="Arial"/>
          <w:sz w:val="22"/>
          <w:szCs w:val="22"/>
        </w:rPr>
        <w:t>https://acdr.adrc.asia/home/</w:t>
      </w:r>
      <w:r w:rsidRPr="0092143D">
        <w:rPr>
          <w:rStyle w:val="a4"/>
          <w:rFonts w:ascii="Arial" w:eastAsia="Arial" w:hAnsi="Arial" w:cs="Arial"/>
          <w:sz w:val="22"/>
          <w:szCs w:val="22"/>
        </w:rPr>
        <w:t>ACDR2026</w:t>
      </w:r>
    </w:p>
    <w:p w14:paraId="534337F9" w14:textId="771E61D6" w:rsidR="003B0676" w:rsidRDefault="0092143D" w:rsidP="00B92D37">
      <w:pPr>
        <w:tabs>
          <w:tab w:val="left" w:pos="1980"/>
        </w:tabs>
        <w:ind w:left="425"/>
        <w:jc w:val="both"/>
      </w:pPr>
      <w:r>
        <w:rPr>
          <w:rFonts w:ascii="Arial" w:eastAsia="Arial" w:hAnsi="Arial" w:cs="Arial"/>
          <w:sz w:val="22"/>
          <w:szCs w:val="22"/>
        </w:rPr>
        <w:fldChar w:fldCharType="end"/>
      </w:r>
      <w:r w:rsidR="006D7BE8">
        <w:rPr>
          <w:rFonts w:ascii="Arial" w:hAnsi="Arial" w:cs="Arial" w:hint="eastAsia"/>
          <w:sz w:val="22"/>
          <w:szCs w:val="22"/>
        </w:rPr>
        <w:t xml:space="preserve">SIDEX-ACDR2026 Website </w:t>
      </w:r>
      <w:hyperlink r:id="rId15" w:history="1">
        <w:r w:rsidR="00331E28" w:rsidRPr="00650CFB">
          <w:rPr>
            <w:rStyle w:val="a4"/>
            <w:rFonts w:ascii="Arial" w:hAnsi="Arial" w:cs="Arial"/>
            <w:sz w:val="22"/>
            <w:szCs w:val="22"/>
          </w:rPr>
          <w:t xml:space="preserve"> https://sidex.sg/</w:t>
        </w:r>
      </w:hyperlink>
    </w:p>
    <w:p w14:paraId="3FE2DDBC" w14:textId="77777777" w:rsidR="000938AC" w:rsidRDefault="000938AC" w:rsidP="00B92D37">
      <w:pPr>
        <w:tabs>
          <w:tab w:val="left" w:pos="1980"/>
        </w:tabs>
        <w:ind w:left="425"/>
        <w:jc w:val="both"/>
        <w:rPr>
          <w:rFonts w:ascii="Arial" w:hAnsi="Arial" w:cs="Arial"/>
          <w:sz w:val="22"/>
          <w:szCs w:val="22"/>
        </w:rPr>
      </w:pPr>
    </w:p>
    <w:p w14:paraId="1AD2101F" w14:textId="357F869F" w:rsidR="000938AC" w:rsidRDefault="000938AC" w:rsidP="00B92D37">
      <w:pPr>
        <w:tabs>
          <w:tab w:val="left" w:pos="1980"/>
        </w:tabs>
        <w:ind w:left="425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eastAsia"/>
          <w:sz w:val="22"/>
          <w:szCs w:val="22"/>
        </w:rPr>
        <w:t>ACDR2026 Secretariat WhatsApp</w:t>
      </w:r>
      <w:r w:rsidR="0031370E">
        <w:rPr>
          <w:rFonts w:ascii="Arial" w:hAnsi="Arial" w:cs="Arial" w:hint="eastAsia"/>
          <w:sz w:val="22"/>
          <w:szCs w:val="22"/>
        </w:rPr>
        <w:t xml:space="preserve">  </w:t>
      </w:r>
    </w:p>
    <w:p w14:paraId="5D6994B4" w14:textId="435C64E5" w:rsidR="002B43AB" w:rsidRPr="00680271" w:rsidRDefault="002B43AB" w:rsidP="00B92D37">
      <w:pPr>
        <w:tabs>
          <w:tab w:val="left" w:pos="1980"/>
        </w:tabs>
        <w:ind w:left="425"/>
        <w:jc w:val="both"/>
        <w:rPr>
          <w:rFonts w:ascii="Arial" w:hAnsi="Arial" w:cs="Arial" w:hint="eastAsia"/>
          <w:sz w:val="22"/>
          <w:szCs w:val="22"/>
        </w:rPr>
      </w:pPr>
      <w:r>
        <w:rPr>
          <w:rFonts w:ascii="Arial" w:hAnsi="Arial" w:cs="Arial" w:hint="eastAsia"/>
          <w:sz w:val="22"/>
          <w:szCs w:val="22"/>
        </w:rPr>
        <w:t>*Please save this number in you</w:t>
      </w:r>
      <w:r w:rsidR="00AC5953">
        <w:rPr>
          <w:rFonts w:ascii="Arial" w:hAnsi="Arial" w:cs="Arial" w:hint="eastAsia"/>
          <w:sz w:val="22"/>
          <w:szCs w:val="22"/>
        </w:rPr>
        <w:t>r</w:t>
      </w:r>
      <w:r>
        <w:rPr>
          <w:rFonts w:ascii="Arial" w:hAnsi="Arial" w:cs="Arial" w:hint="eastAsia"/>
          <w:sz w:val="22"/>
          <w:szCs w:val="22"/>
        </w:rPr>
        <w:t xml:space="preserve"> WhatsApp phone contacts to </w:t>
      </w:r>
      <w:r w:rsidR="00AC5953">
        <w:rPr>
          <w:rFonts w:ascii="Arial" w:hAnsi="Arial" w:cs="Arial" w:hint="eastAsia"/>
          <w:sz w:val="22"/>
          <w:szCs w:val="22"/>
        </w:rPr>
        <w:t>receive messages from the secretariat.</w:t>
      </w:r>
    </w:p>
    <w:sectPr w:rsidR="002B43AB" w:rsidRPr="00680271"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34" w:right="1134" w:bottom="964" w:left="1134" w:header="284" w:footer="284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作成者" w:date="2026-10-01T20:12:00Z" w:initials="t">
    <w:p w14:paraId="30D31001" w14:textId="77777777" w:rsidR="002A30B6" w:rsidRDefault="002A30B6" w:rsidP="002A30B6">
      <w:pPr>
        <w:pStyle w:val="a9"/>
      </w:pPr>
      <w:r>
        <w:rPr>
          <w:rStyle w:val="a8"/>
        </w:rPr>
        <w:annotationRef/>
      </w:r>
      <w:r>
        <w:rPr>
          <w:lang w:val="en-US"/>
        </w:rPr>
        <w:t>Will be removed for member countries</w:t>
      </w:r>
    </w:p>
  </w:comment>
  <w:comment w:id="5" w:author="作成者" w:date="2026-10-01T20:13:00Z" w:initials="t">
    <w:p w14:paraId="2F043FF6" w14:textId="77777777" w:rsidR="002A30B6" w:rsidRDefault="002A30B6" w:rsidP="002A30B6">
      <w:pPr>
        <w:pStyle w:val="a9"/>
      </w:pPr>
      <w:r>
        <w:rPr>
          <w:rStyle w:val="a8"/>
        </w:rPr>
        <w:annotationRef/>
      </w:r>
      <w:r>
        <w:t>Will be removed for member countries</w:t>
      </w:r>
    </w:p>
  </w:comment>
  <w:comment w:id="8" w:author="作成者" w:date="2026-10-02T08:16:00Z" w:initials="t">
    <w:p w14:paraId="68B06669" w14:textId="77777777" w:rsidR="00EC10E7" w:rsidRDefault="00EC10E7" w:rsidP="00EC10E7">
      <w:pPr>
        <w:pStyle w:val="a9"/>
      </w:pPr>
      <w:r>
        <w:rPr>
          <w:rStyle w:val="a8"/>
        </w:rPr>
        <w:annotationRef/>
      </w:r>
      <w:r>
        <w:rPr>
          <w:lang w:val="en-US"/>
        </w:rPr>
        <w:t xml:space="preserve">For all member country participants, Resource, </w:t>
      </w:r>
      <w:r>
        <w:rPr>
          <w:lang w:val="en-US"/>
        </w:rPr>
        <w:br/>
      </w:r>
      <w:r>
        <w:rPr>
          <w:lang w:val="en-US"/>
        </w:rPr>
        <w:br/>
        <w:t>Advisor</w:t>
      </w:r>
      <w:r>
        <w:rPr>
          <w:rFonts w:hint="eastAsia"/>
        </w:rPr>
        <w:t>は</w:t>
      </w:r>
      <w:r>
        <w:rPr>
          <w:rFonts w:hint="eastAsia"/>
        </w:rPr>
        <w:t>COSEM</w:t>
      </w:r>
      <w:r>
        <w:rPr>
          <w:rFonts w:hint="eastAsia"/>
        </w:rPr>
        <w:t>とどっち？</w:t>
      </w:r>
    </w:p>
    <w:p w14:paraId="5255B85D" w14:textId="77777777" w:rsidR="00EC10E7" w:rsidRDefault="00EC10E7" w:rsidP="00EC10E7">
      <w:pPr>
        <w:pStyle w:val="a9"/>
      </w:pPr>
    </w:p>
    <w:p w14:paraId="1383CBAF" w14:textId="77777777" w:rsidR="00EC10E7" w:rsidRDefault="00EC10E7" w:rsidP="00EC10E7">
      <w:pPr>
        <w:pStyle w:val="a9"/>
      </w:pPr>
      <w:r>
        <w:rPr>
          <w:rFonts w:hint="eastAsia"/>
        </w:rPr>
        <w:t>Observer</w:t>
      </w:r>
      <w:r>
        <w:rPr>
          <w:rFonts w:hint="eastAsia"/>
        </w:rPr>
        <w:t>は？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0D31001" w15:done="0"/>
  <w15:commentEx w15:paraId="2F043FF6" w15:done="0"/>
  <w15:commentEx w15:paraId="1383CBA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6A57118" w16cex:dateUtc="2026-10-01T11:12:00Z"/>
  <w16cex:commentExtensible w16cex:durableId="5F8511BC" w16cex:dateUtc="2026-10-01T11:13:00Z"/>
  <w16cex:commentExtensible w16cex:durableId="1CED234D" w16cex:dateUtc="2026-10-01T23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0D31001" w16cid:durableId="16A57118"/>
  <w16cid:commentId w16cid:paraId="2F043FF6" w16cid:durableId="5F8511BC"/>
  <w16cid:commentId w16cid:paraId="1383CBAF" w16cid:durableId="1CED234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603C4" w14:textId="77777777" w:rsidR="00F12F4F" w:rsidRDefault="00F12F4F">
      <w:r>
        <w:separator/>
      </w:r>
    </w:p>
  </w:endnote>
  <w:endnote w:type="continuationSeparator" w:id="0">
    <w:p w14:paraId="76E7A38B" w14:textId="77777777" w:rsidR="00F12F4F" w:rsidRDefault="00F12F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0B94F98B-B04C-4810-B273-76E6BD9C8E34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2" w:fontKey="{10363C00-585A-4489-9C86-CCB735EC0A7B}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E240C554-67C0-4BCE-A670-BBBA9D6468E4}"/>
    <w:embedItalic r:id="rId4" w:fontKey="{3714E072-2D66-429D-9FD2-299C60F47330}"/>
  </w:font>
  <w:font w:name="Arial Unicode MS">
    <w:altName w:val="ＭＳ ゴシック"/>
    <w:panose1 w:val="020B0604020202020204"/>
    <w:charset w:val="80"/>
    <w:family w:val="modern"/>
    <w:pitch w:val="variable"/>
    <w:sig w:usb0="F7FFAFFF" w:usb1="E9DFFFFF" w:usb2="0000003F" w:usb3="00000000" w:csb0="003F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54B929AF-2DFA-4DA6-8920-FF257AE64B41}"/>
    <w:embedBold r:id="rId6" w:fontKey="{29D29614-2391-41D5-B8FE-1287FA00F494}"/>
  </w:font>
  <w:font w:name="Arial Rounded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B3052" w14:textId="77777777" w:rsidR="003B0676" w:rsidRDefault="00291F5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rFonts w:eastAsia="Times New Roman"/>
        <w:color w:val="000000"/>
      </w:rPr>
      <w:instrText>PAGE</w:instrText>
    </w:r>
    <w:r>
      <w:rPr>
        <w:color w:val="000000"/>
      </w:rPr>
      <w:fldChar w:fldCharType="end"/>
    </w:r>
  </w:p>
  <w:p w14:paraId="7EF9840A" w14:textId="77777777" w:rsidR="003B0676" w:rsidRDefault="003B067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04A2C" w14:textId="77777777" w:rsidR="003B0676" w:rsidRDefault="00291F5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 Rounded" w:eastAsia="Arial Rounded" w:hAnsi="Arial Rounded" w:cs="Arial Rounded"/>
        <w:b/>
        <w:color w:val="000000"/>
        <w:sz w:val="18"/>
        <w:szCs w:val="18"/>
      </w:rPr>
    </w:pPr>
    <w:r>
      <w:rPr>
        <w:rFonts w:ascii="Arial Rounded" w:eastAsia="Arial Rounded" w:hAnsi="Arial Rounded" w:cs="Arial Rounded"/>
        <w:b/>
        <w:color w:val="000000"/>
        <w:sz w:val="18"/>
        <w:szCs w:val="18"/>
      </w:rPr>
      <w:fldChar w:fldCharType="begin"/>
    </w:r>
    <w:r>
      <w:rPr>
        <w:rFonts w:ascii="Arial Rounded" w:eastAsia="Arial Rounded" w:hAnsi="Arial Rounded" w:cs="Arial Rounded"/>
        <w:b/>
        <w:color w:val="000000"/>
        <w:sz w:val="18"/>
        <w:szCs w:val="18"/>
      </w:rPr>
      <w:instrText>PAGE</w:instrText>
    </w:r>
    <w:r>
      <w:rPr>
        <w:rFonts w:ascii="Arial Rounded" w:eastAsia="Arial Rounded" w:hAnsi="Arial Rounded" w:cs="Arial Rounded"/>
        <w:b/>
        <w:color w:val="000000"/>
        <w:sz w:val="18"/>
        <w:szCs w:val="18"/>
      </w:rPr>
      <w:fldChar w:fldCharType="separate"/>
    </w:r>
    <w:r w:rsidR="00801032">
      <w:rPr>
        <w:rFonts w:ascii="Arial Rounded" w:eastAsia="Arial Rounded" w:hAnsi="Arial Rounded" w:cs="Arial Rounded"/>
        <w:b/>
        <w:noProof/>
        <w:color w:val="000000"/>
        <w:sz w:val="18"/>
        <w:szCs w:val="18"/>
      </w:rPr>
      <w:t>1</w:t>
    </w:r>
    <w:r>
      <w:rPr>
        <w:rFonts w:ascii="Arial Rounded" w:eastAsia="Arial Rounded" w:hAnsi="Arial Rounded" w:cs="Arial Rounded"/>
        <w:b/>
        <w:color w:val="000000"/>
        <w:sz w:val="18"/>
        <w:szCs w:val="18"/>
      </w:rPr>
      <w:fldChar w:fldCharType="end"/>
    </w:r>
  </w:p>
  <w:p w14:paraId="581A7B4F" w14:textId="77777777" w:rsidR="003B0676" w:rsidRDefault="003B067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3BF23" w14:textId="77777777" w:rsidR="003B0676" w:rsidRDefault="00291F5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 Rounded" w:eastAsia="Arial Rounded" w:hAnsi="Arial Rounded" w:cs="Arial Rounded"/>
        <w:b/>
        <w:color w:val="000000"/>
        <w:sz w:val="18"/>
        <w:szCs w:val="18"/>
      </w:rPr>
    </w:pPr>
    <w:r>
      <w:rPr>
        <w:rFonts w:ascii="Arial Rounded" w:eastAsia="Arial Rounded" w:hAnsi="Arial Rounded" w:cs="Arial Rounded"/>
        <w:b/>
        <w:color w:val="000000"/>
        <w:sz w:val="18"/>
        <w:szCs w:val="18"/>
      </w:rPr>
      <w:fldChar w:fldCharType="begin"/>
    </w:r>
    <w:r>
      <w:rPr>
        <w:rFonts w:ascii="Arial Rounded" w:eastAsia="Arial Rounded" w:hAnsi="Arial Rounded" w:cs="Arial Rounded"/>
        <w:b/>
        <w:color w:val="000000"/>
        <w:sz w:val="18"/>
        <w:szCs w:val="18"/>
      </w:rPr>
      <w:instrText>PAGE</w:instrText>
    </w:r>
    <w:r>
      <w:rPr>
        <w:rFonts w:ascii="Arial Rounded" w:eastAsia="Arial Rounded" w:hAnsi="Arial Rounded" w:cs="Arial Rounded"/>
        <w:b/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43C2C" w14:textId="77777777" w:rsidR="00F12F4F" w:rsidRDefault="00F12F4F">
      <w:r>
        <w:separator/>
      </w:r>
    </w:p>
  </w:footnote>
  <w:footnote w:type="continuationSeparator" w:id="0">
    <w:p w14:paraId="2DAD2F83" w14:textId="77777777" w:rsidR="00F12F4F" w:rsidRDefault="00F12F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6EBEE" w14:textId="30FFFB3E" w:rsidR="003B0676" w:rsidRDefault="00867E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Century Gothic" w:eastAsia="Century Gothic" w:hAnsi="Century Gothic" w:cs="Century Gothic"/>
        <w:b/>
        <w:color w:val="808080"/>
        <w:sz w:val="21"/>
        <w:szCs w:val="21"/>
      </w:rPr>
    </w:pPr>
    <w:r>
      <w:rPr>
        <w:rFonts w:ascii="Century Gothic" w:hAnsi="Century Gothic" w:cs="Century Gothic" w:hint="eastAsia"/>
        <w:b/>
        <w:color w:val="808080"/>
        <w:sz w:val="21"/>
        <w:szCs w:val="21"/>
      </w:rPr>
      <w:t>SIDEX-</w:t>
    </w:r>
    <w:r w:rsidR="00291F5B">
      <w:rPr>
        <w:rFonts w:ascii="Century Gothic" w:eastAsia="Century Gothic" w:hAnsi="Century Gothic" w:cs="Century Gothic"/>
        <w:b/>
        <w:color w:val="808080"/>
        <w:sz w:val="21"/>
        <w:szCs w:val="21"/>
      </w:rPr>
      <w:t>ACDR202</w:t>
    </w:r>
    <w:r w:rsidR="00387CF9">
      <w:rPr>
        <w:rFonts w:ascii="Century Gothic" w:hAnsi="Century Gothic" w:cs="Century Gothic" w:hint="eastAsia"/>
        <w:b/>
        <w:color w:val="808080"/>
        <w:sz w:val="21"/>
        <w:szCs w:val="21"/>
      </w:rPr>
      <w:t>6</w:t>
    </w:r>
  </w:p>
  <w:p w14:paraId="1F25D84A" w14:textId="4D924896" w:rsidR="003B0676" w:rsidRDefault="00387CF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Century Gothic" w:eastAsia="Century Gothic" w:hAnsi="Century Gothic" w:cs="Century Gothic"/>
        <w:b/>
        <w:color w:val="808080"/>
        <w:sz w:val="21"/>
        <w:szCs w:val="21"/>
      </w:rPr>
    </w:pPr>
    <w:r>
      <w:rPr>
        <w:rFonts w:ascii="Century Gothic" w:hAnsi="Century Gothic" w:cs="Century Gothic" w:hint="eastAsia"/>
        <w:b/>
        <w:color w:val="808080"/>
        <w:sz w:val="21"/>
        <w:szCs w:val="21"/>
      </w:rPr>
      <w:t>2</w:t>
    </w:r>
    <w:r w:rsidR="00B8679C">
      <w:rPr>
        <w:rFonts w:ascii="Century Gothic" w:hAnsi="Century Gothic" w:cs="Century Gothic" w:hint="eastAsia"/>
        <w:b/>
        <w:color w:val="808080"/>
        <w:sz w:val="21"/>
        <w:szCs w:val="21"/>
      </w:rPr>
      <w:t>7</w:t>
    </w:r>
    <w:r>
      <w:rPr>
        <w:rFonts w:ascii="Century Gothic" w:hAnsi="Century Gothic" w:cs="Century Gothic" w:hint="eastAsia"/>
        <w:b/>
        <w:color w:val="808080"/>
        <w:sz w:val="21"/>
        <w:szCs w:val="21"/>
      </w:rPr>
      <w:t>-30 October 2026</w:t>
    </w:r>
    <w:r w:rsidR="00170776">
      <w:rPr>
        <w:rFonts w:ascii="Century Gothic" w:hAnsi="Century Gothic" w:cs="Century Gothic" w:hint="eastAsia"/>
        <w:b/>
        <w:color w:val="808080"/>
        <w:sz w:val="21"/>
        <w:szCs w:val="21"/>
      </w:rPr>
      <w:t xml:space="preserve">, </w:t>
    </w:r>
    <w:r>
      <w:rPr>
        <w:rFonts w:ascii="Century Gothic" w:hAnsi="Century Gothic" w:cs="Century Gothic" w:hint="eastAsia"/>
        <w:b/>
        <w:color w:val="808080"/>
        <w:sz w:val="21"/>
        <w:szCs w:val="21"/>
      </w:rPr>
      <w:t>Singapore</w:t>
    </w:r>
    <w:r w:rsidR="00291F5B">
      <w:rPr>
        <w:rFonts w:ascii="Century Gothic" w:eastAsia="Century Gothic" w:hAnsi="Century Gothic" w:cs="Century Gothic"/>
        <w:b/>
        <w:color w:val="808080"/>
        <w:sz w:val="21"/>
        <w:szCs w:val="21"/>
      </w:rPr>
      <w:t xml:space="preserve"> </w:t>
    </w:r>
  </w:p>
  <w:p w14:paraId="08680F68" w14:textId="77777777" w:rsidR="003B0676" w:rsidRDefault="003B067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Century Gothic" w:eastAsia="Century Gothic" w:hAnsi="Century Gothic" w:cs="Century Gothic"/>
        <w:b/>
        <w:color w:val="808080"/>
        <w:sz w:val="21"/>
        <w:szCs w:val="21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9E0AA" w14:textId="77777777" w:rsidR="003B0676" w:rsidRDefault="00291F5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Century Gothic" w:eastAsia="Century Gothic" w:hAnsi="Century Gothic" w:cs="Century Gothic"/>
        <w:b/>
        <w:color w:val="808080"/>
        <w:sz w:val="21"/>
        <w:szCs w:val="21"/>
      </w:rPr>
    </w:pPr>
    <w:r>
      <w:rPr>
        <w:rFonts w:ascii="Century Gothic" w:eastAsia="Century Gothic" w:hAnsi="Century Gothic" w:cs="Century Gothic"/>
        <w:b/>
        <w:color w:val="808080"/>
        <w:sz w:val="21"/>
        <w:szCs w:val="21"/>
      </w:rPr>
      <w:t>Asian Conference on Disaster Reduction FY2022 (ACDR2022)</w:t>
    </w:r>
  </w:p>
  <w:p w14:paraId="41BCA55C" w14:textId="77777777" w:rsidR="003B0676" w:rsidRDefault="00291F5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Century Gothic" w:eastAsia="Century Gothic" w:hAnsi="Century Gothic" w:cs="Century Gothic"/>
        <w:b/>
        <w:color w:val="808080"/>
        <w:sz w:val="21"/>
        <w:szCs w:val="21"/>
      </w:rPr>
    </w:pPr>
    <w:r>
      <w:rPr>
        <w:rFonts w:ascii="Century Gothic" w:eastAsia="Century Gothic" w:hAnsi="Century Gothic" w:cs="Century Gothic"/>
        <w:b/>
        <w:color w:val="808080"/>
        <w:sz w:val="21"/>
        <w:szCs w:val="21"/>
      </w:rPr>
      <w:t>Sendai, Japan, 10-13 March 2023</w:t>
    </w:r>
  </w:p>
  <w:p w14:paraId="7D209ED3" w14:textId="77777777" w:rsidR="003B0676" w:rsidRDefault="003B067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56BF"/>
    <w:multiLevelType w:val="multilevel"/>
    <w:tmpl w:val="33DCE176"/>
    <w:lvl w:ilvl="0">
      <w:start w:val="1"/>
      <w:numFmt w:val="bullet"/>
      <w:lvlText w:val="▪"/>
      <w:lvlJc w:val="left"/>
      <w:pPr>
        <w:ind w:left="3256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3676" w:hanging="42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✧"/>
      <w:lvlJc w:val="left"/>
      <w:pPr>
        <w:ind w:left="4096" w:hanging="42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516" w:hanging="42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4936" w:hanging="42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✧"/>
      <w:lvlJc w:val="left"/>
      <w:pPr>
        <w:ind w:left="5356" w:hanging="42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76" w:hanging="42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6196" w:hanging="42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✧"/>
      <w:lvlJc w:val="left"/>
      <w:pPr>
        <w:ind w:left="6616" w:hanging="42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803ECD"/>
    <w:multiLevelType w:val="hybridMultilevel"/>
    <w:tmpl w:val="457E4A3A"/>
    <w:lvl w:ilvl="0" w:tplc="04090001">
      <w:start w:val="1"/>
      <w:numFmt w:val="bullet"/>
      <w:lvlText w:val=""/>
      <w:lvlJc w:val="left"/>
      <w:pPr>
        <w:ind w:left="55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99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7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3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70" w:hanging="440"/>
      </w:pPr>
      <w:rPr>
        <w:rFonts w:ascii="Wingdings" w:hAnsi="Wingdings" w:hint="default"/>
      </w:rPr>
    </w:lvl>
  </w:abstractNum>
  <w:abstractNum w:abstractNumId="2" w15:restartNumberingAfterBreak="0">
    <w:nsid w:val="20AB7079"/>
    <w:multiLevelType w:val="multilevel"/>
    <w:tmpl w:val="7798A404"/>
    <w:lvl w:ilvl="0">
      <w:start w:val="2"/>
      <w:numFmt w:val="decimal"/>
      <w:lvlText w:val="%1."/>
      <w:lvlJc w:val="left"/>
      <w:pPr>
        <w:ind w:left="425" w:hanging="425"/>
      </w:pPr>
      <w:rPr>
        <w:rFonts w:ascii="Arial" w:eastAsia="ＭＳ 明朝" w:hAnsi="Arial" w:cs="Arial" w:hint="eastAsia"/>
        <w:b/>
      </w:rPr>
    </w:lvl>
    <w:lvl w:ilvl="1">
      <w:start w:val="1"/>
      <w:numFmt w:val="lowerLetter"/>
      <w:lvlText w:val="%2."/>
      <w:lvlJc w:val="left"/>
      <w:pPr>
        <w:ind w:left="2412" w:hanging="426"/>
      </w:pPr>
      <w:rPr>
        <w:rFonts w:hint="eastAsia"/>
        <w:b/>
      </w:rPr>
    </w:lvl>
    <w:lvl w:ilvl="2">
      <w:start w:val="2"/>
      <w:numFmt w:val="lowerRoman"/>
      <w:lvlText w:val="%3."/>
      <w:lvlJc w:val="left"/>
      <w:pPr>
        <w:ind w:left="1844" w:hanging="425"/>
      </w:pPr>
      <w:rPr>
        <w:rFonts w:hint="eastAsia"/>
        <w:b/>
      </w:rPr>
    </w:lvl>
    <w:lvl w:ilvl="3">
      <w:start w:val="1"/>
      <w:numFmt w:val="decimal"/>
      <w:lvlText w:val="%4)"/>
      <w:lvlJc w:val="left"/>
      <w:pPr>
        <w:ind w:left="7514" w:hanging="425"/>
      </w:pPr>
      <w:rPr>
        <w:rFonts w:ascii="Arial" w:eastAsia="ＭＳ 明朝" w:hAnsi="Arial" w:cs="Arial" w:hint="eastAsia"/>
        <w:b/>
      </w:rPr>
    </w:lvl>
    <w:lvl w:ilvl="4">
      <w:start w:val="1"/>
      <w:numFmt w:val="lowerLetter"/>
      <w:lvlText w:val="(%5)"/>
      <w:lvlJc w:val="left"/>
      <w:pPr>
        <w:ind w:left="2126" w:hanging="425"/>
      </w:pPr>
      <w:rPr>
        <w:rFonts w:hint="eastAsia"/>
      </w:rPr>
    </w:lvl>
    <w:lvl w:ilvl="5">
      <w:start w:val="1"/>
      <w:numFmt w:val="lowerRoman"/>
      <w:lvlText w:val="(%6)"/>
      <w:lvlJc w:val="left"/>
      <w:pPr>
        <w:ind w:left="2551" w:hanging="425"/>
      </w:pPr>
      <w:rPr>
        <w:rFonts w:hint="eastAsia"/>
      </w:rPr>
    </w:lvl>
    <w:lvl w:ilvl="6">
      <w:start w:val="1"/>
      <w:numFmt w:val="decimal"/>
      <w:lvlText w:val="(%7)"/>
      <w:lvlJc w:val="left"/>
      <w:pPr>
        <w:ind w:left="2976" w:hanging="425"/>
      </w:pPr>
      <w:rPr>
        <w:rFonts w:hint="eastAsia"/>
      </w:rPr>
    </w:lvl>
    <w:lvl w:ilvl="7">
      <w:start w:val="1"/>
      <w:numFmt w:val="lowerLetter"/>
      <w:lvlText w:val="(%8)"/>
      <w:lvlJc w:val="left"/>
      <w:pPr>
        <w:ind w:left="3402" w:hanging="426"/>
      </w:pPr>
      <w:rPr>
        <w:rFonts w:hint="eastAsia"/>
      </w:rPr>
    </w:lvl>
    <w:lvl w:ilvl="8">
      <w:start w:val="1"/>
      <w:numFmt w:val="lowerRoman"/>
      <w:lvlText w:val="(%9)"/>
      <w:lvlJc w:val="left"/>
      <w:pPr>
        <w:ind w:left="3827" w:hanging="425"/>
      </w:pPr>
      <w:rPr>
        <w:rFonts w:hint="eastAsia"/>
      </w:rPr>
    </w:lvl>
  </w:abstractNum>
  <w:abstractNum w:abstractNumId="3" w15:restartNumberingAfterBreak="0">
    <w:nsid w:val="3EED38DB"/>
    <w:multiLevelType w:val="multilevel"/>
    <w:tmpl w:val="D8E8D604"/>
    <w:lvl w:ilvl="0">
      <w:start w:val="2"/>
      <w:numFmt w:val="decimal"/>
      <w:lvlText w:val="%1."/>
      <w:lvlJc w:val="left"/>
      <w:pPr>
        <w:ind w:left="425" w:hanging="425"/>
      </w:pPr>
      <w:rPr>
        <w:rFonts w:ascii="Arial" w:eastAsia="Arial" w:hAnsi="Arial" w:cs="Arial"/>
        <w:b/>
      </w:rPr>
    </w:lvl>
    <w:lvl w:ilvl="1">
      <w:start w:val="1"/>
      <w:numFmt w:val="lowerLetter"/>
      <w:lvlText w:val="%2."/>
      <w:lvlJc w:val="left"/>
      <w:pPr>
        <w:ind w:left="2412" w:hanging="426"/>
      </w:pPr>
      <w:rPr>
        <w:b/>
      </w:rPr>
    </w:lvl>
    <w:lvl w:ilvl="2">
      <w:start w:val="5"/>
      <w:numFmt w:val="lowerRoman"/>
      <w:lvlText w:val="%3."/>
      <w:lvlJc w:val="left"/>
      <w:pPr>
        <w:ind w:left="1844" w:hanging="425"/>
      </w:pPr>
      <w:rPr>
        <w:b/>
      </w:rPr>
    </w:lvl>
    <w:lvl w:ilvl="3">
      <w:start w:val="1"/>
      <w:numFmt w:val="decimal"/>
      <w:lvlText w:val="%4)"/>
      <w:lvlJc w:val="left"/>
      <w:pPr>
        <w:ind w:left="7514" w:hanging="425"/>
      </w:pPr>
      <w:rPr>
        <w:rFonts w:ascii="Arial" w:eastAsia="Arial" w:hAnsi="Arial" w:cs="Arial"/>
        <w:b/>
      </w:rPr>
    </w:lvl>
    <w:lvl w:ilvl="4">
      <w:start w:val="1"/>
      <w:numFmt w:val="lowerLetter"/>
      <w:lvlText w:val="(%5)"/>
      <w:lvlJc w:val="left"/>
      <w:pPr>
        <w:ind w:left="2126" w:hanging="425"/>
      </w:pPr>
    </w:lvl>
    <w:lvl w:ilvl="5">
      <w:start w:val="1"/>
      <w:numFmt w:val="lowerRoman"/>
      <w:lvlText w:val="(%6)"/>
      <w:lvlJc w:val="left"/>
      <w:pPr>
        <w:ind w:left="2551" w:hanging="425"/>
      </w:pPr>
    </w:lvl>
    <w:lvl w:ilvl="6">
      <w:start w:val="1"/>
      <w:numFmt w:val="decimal"/>
      <w:lvlText w:val="(%7)"/>
      <w:lvlJc w:val="left"/>
      <w:pPr>
        <w:ind w:left="2976" w:hanging="425"/>
      </w:pPr>
    </w:lvl>
    <w:lvl w:ilvl="7">
      <w:start w:val="1"/>
      <w:numFmt w:val="lowerLetter"/>
      <w:lvlText w:val="(%8)"/>
      <w:lvlJc w:val="left"/>
      <w:pPr>
        <w:ind w:left="3402" w:hanging="426"/>
      </w:pPr>
    </w:lvl>
    <w:lvl w:ilvl="8">
      <w:start w:val="1"/>
      <w:numFmt w:val="lowerRoman"/>
      <w:lvlText w:val="(%9)"/>
      <w:lvlJc w:val="left"/>
      <w:pPr>
        <w:ind w:left="3827" w:hanging="425"/>
      </w:pPr>
    </w:lvl>
  </w:abstractNum>
  <w:abstractNum w:abstractNumId="4" w15:restartNumberingAfterBreak="0">
    <w:nsid w:val="5DAF5A52"/>
    <w:multiLevelType w:val="multilevel"/>
    <w:tmpl w:val="868C1676"/>
    <w:lvl w:ilvl="0">
      <w:start w:val="1"/>
      <w:numFmt w:val="bullet"/>
      <w:lvlText w:val="●"/>
      <w:lvlJc w:val="left"/>
      <w:pPr>
        <w:ind w:left="855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1275" w:hanging="42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✧"/>
      <w:lvlJc w:val="left"/>
      <w:pPr>
        <w:ind w:left="1695" w:hanging="42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115" w:hanging="42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2535" w:hanging="42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✧"/>
      <w:lvlJc w:val="left"/>
      <w:pPr>
        <w:ind w:left="2955" w:hanging="42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75" w:hanging="42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3795" w:hanging="42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✧"/>
      <w:lvlJc w:val="left"/>
      <w:pPr>
        <w:ind w:left="4215" w:hanging="42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DDC7F3A"/>
    <w:multiLevelType w:val="multilevel"/>
    <w:tmpl w:val="407AE83E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6EFA4DB3"/>
    <w:multiLevelType w:val="multilevel"/>
    <w:tmpl w:val="9CA87368"/>
    <w:lvl w:ilvl="0">
      <w:start w:val="1"/>
      <w:numFmt w:val="decimal"/>
      <w:lvlText w:val="%1."/>
      <w:lvlJc w:val="left"/>
      <w:pPr>
        <w:ind w:left="425" w:hanging="425"/>
      </w:pPr>
      <w:rPr>
        <w:rFonts w:ascii="Arial" w:eastAsia="ＭＳ 明朝" w:hAnsi="Arial" w:cs="Arial" w:hint="eastAsia"/>
        <w:b/>
      </w:rPr>
    </w:lvl>
    <w:lvl w:ilvl="1">
      <w:start w:val="1"/>
      <w:numFmt w:val="lowerLetter"/>
      <w:lvlText w:val="%2."/>
      <w:lvlJc w:val="left"/>
      <w:pPr>
        <w:ind w:left="851" w:hanging="426"/>
      </w:pPr>
      <w:rPr>
        <w:rFonts w:hint="eastAsia"/>
        <w:b/>
      </w:rPr>
    </w:lvl>
    <w:lvl w:ilvl="2">
      <w:start w:val="2"/>
      <w:numFmt w:val="lowerRoman"/>
      <w:lvlText w:val="%3."/>
      <w:lvlJc w:val="left"/>
      <w:pPr>
        <w:ind w:left="1844" w:hanging="425"/>
      </w:pPr>
      <w:rPr>
        <w:rFonts w:hint="eastAsia"/>
        <w:b/>
      </w:rPr>
    </w:lvl>
    <w:lvl w:ilvl="3">
      <w:start w:val="1"/>
      <w:numFmt w:val="decimal"/>
      <w:lvlText w:val="%4)"/>
      <w:lvlJc w:val="left"/>
      <w:pPr>
        <w:ind w:left="1701" w:hanging="425"/>
      </w:pPr>
      <w:rPr>
        <w:rFonts w:hint="eastAsia"/>
      </w:rPr>
    </w:lvl>
    <w:lvl w:ilvl="4">
      <w:start w:val="1"/>
      <w:numFmt w:val="lowerLetter"/>
      <w:lvlText w:val="(%5)"/>
      <w:lvlJc w:val="left"/>
      <w:pPr>
        <w:ind w:left="2126" w:hanging="425"/>
      </w:pPr>
      <w:rPr>
        <w:rFonts w:hint="eastAsia"/>
      </w:rPr>
    </w:lvl>
    <w:lvl w:ilvl="5">
      <w:start w:val="1"/>
      <w:numFmt w:val="lowerRoman"/>
      <w:lvlText w:val="(%6)"/>
      <w:lvlJc w:val="left"/>
      <w:pPr>
        <w:ind w:left="2551" w:hanging="425"/>
      </w:pPr>
      <w:rPr>
        <w:rFonts w:hint="eastAsia"/>
      </w:rPr>
    </w:lvl>
    <w:lvl w:ilvl="6">
      <w:start w:val="1"/>
      <w:numFmt w:val="decimal"/>
      <w:lvlText w:val="(%7)"/>
      <w:lvlJc w:val="left"/>
      <w:pPr>
        <w:ind w:left="2976" w:hanging="425"/>
      </w:pPr>
      <w:rPr>
        <w:rFonts w:hint="eastAsia"/>
      </w:rPr>
    </w:lvl>
    <w:lvl w:ilvl="7">
      <w:start w:val="1"/>
      <w:numFmt w:val="lowerLetter"/>
      <w:lvlText w:val="(%8)"/>
      <w:lvlJc w:val="left"/>
      <w:pPr>
        <w:ind w:left="3402" w:hanging="426"/>
      </w:pPr>
      <w:rPr>
        <w:rFonts w:hint="eastAsia"/>
      </w:rPr>
    </w:lvl>
    <w:lvl w:ilvl="8">
      <w:start w:val="1"/>
      <w:numFmt w:val="lowerRoman"/>
      <w:lvlText w:val="(%9)"/>
      <w:lvlJc w:val="left"/>
      <w:pPr>
        <w:ind w:left="3827" w:hanging="425"/>
      </w:pPr>
      <w:rPr>
        <w:rFonts w:hint="eastAsia"/>
      </w:rPr>
    </w:lvl>
  </w:abstractNum>
  <w:abstractNum w:abstractNumId="7" w15:restartNumberingAfterBreak="0">
    <w:nsid w:val="75E46A5A"/>
    <w:multiLevelType w:val="multilevel"/>
    <w:tmpl w:val="B8D4444E"/>
    <w:lvl w:ilvl="0">
      <w:start w:val="1"/>
      <w:numFmt w:val="decimal"/>
      <w:lvlText w:val="%1."/>
      <w:lvlJc w:val="left"/>
      <w:pPr>
        <w:ind w:left="425" w:hanging="425"/>
      </w:pPr>
      <w:rPr>
        <w:rFonts w:ascii="Arial" w:eastAsia="Arial" w:hAnsi="Arial" w:cs="Arial"/>
        <w:b/>
      </w:rPr>
    </w:lvl>
    <w:lvl w:ilvl="1">
      <w:start w:val="1"/>
      <w:numFmt w:val="lowerLetter"/>
      <w:lvlText w:val="%2."/>
      <w:lvlJc w:val="left"/>
      <w:pPr>
        <w:ind w:left="2412" w:hanging="426"/>
      </w:pPr>
      <w:rPr>
        <w:b/>
      </w:rPr>
    </w:lvl>
    <w:lvl w:ilvl="2">
      <w:start w:val="1"/>
      <w:numFmt w:val="lowerRoman"/>
      <w:lvlText w:val="%3."/>
      <w:lvlJc w:val="left"/>
      <w:pPr>
        <w:ind w:left="1844" w:hanging="425"/>
      </w:pPr>
      <w:rPr>
        <w:b/>
      </w:rPr>
    </w:lvl>
    <w:lvl w:ilvl="3">
      <w:start w:val="1"/>
      <w:numFmt w:val="decimal"/>
      <w:lvlText w:val="%4)"/>
      <w:lvlJc w:val="left"/>
      <w:pPr>
        <w:ind w:left="7514" w:hanging="425"/>
      </w:pPr>
      <w:rPr>
        <w:rFonts w:ascii="Arial" w:eastAsia="Arial" w:hAnsi="Arial" w:cs="Arial"/>
        <w:b/>
      </w:rPr>
    </w:lvl>
    <w:lvl w:ilvl="4">
      <w:start w:val="1"/>
      <w:numFmt w:val="lowerLetter"/>
      <w:lvlText w:val="(%5)"/>
      <w:lvlJc w:val="left"/>
      <w:pPr>
        <w:ind w:left="2126" w:hanging="425"/>
      </w:pPr>
    </w:lvl>
    <w:lvl w:ilvl="5">
      <w:start w:val="1"/>
      <w:numFmt w:val="lowerRoman"/>
      <w:lvlText w:val="(%6)"/>
      <w:lvlJc w:val="left"/>
      <w:pPr>
        <w:ind w:left="2551" w:hanging="425"/>
      </w:pPr>
    </w:lvl>
    <w:lvl w:ilvl="6">
      <w:start w:val="1"/>
      <w:numFmt w:val="decimal"/>
      <w:lvlText w:val="(%7)"/>
      <w:lvlJc w:val="left"/>
      <w:pPr>
        <w:ind w:left="2976" w:hanging="425"/>
      </w:pPr>
    </w:lvl>
    <w:lvl w:ilvl="7">
      <w:start w:val="1"/>
      <w:numFmt w:val="lowerLetter"/>
      <w:lvlText w:val="(%8)"/>
      <w:lvlJc w:val="left"/>
      <w:pPr>
        <w:ind w:left="3402" w:hanging="426"/>
      </w:pPr>
    </w:lvl>
    <w:lvl w:ilvl="8">
      <w:start w:val="1"/>
      <w:numFmt w:val="lowerRoman"/>
      <w:lvlText w:val="(%9)"/>
      <w:lvlJc w:val="left"/>
      <w:pPr>
        <w:ind w:left="3827" w:hanging="425"/>
      </w:pPr>
    </w:lvl>
  </w:abstractNum>
  <w:abstractNum w:abstractNumId="8" w15:restartNumberingAfterBreak="0">
    <w:nsid w:val="7CD66B8B"/>
    <w:multiLevelType w:val="multilevel"/>
    <w:tmpl w:val="E242B5E2"/>
    <w:lvl w:ilvl="0">
      <w:start w:val="1"/>
      <w:numFmt w:val="decimal"/>
      <w:lvlText w:val="%1."/>
      <w:lvlJc w:val="left"/>
      <w:pPr>
        <w:ind w:left="425" w:hanging="425"/>
      </w:pPr>
      <w:rPr>
        <w:rFonts w:ascii="Arial" w:eastAsia="ＭＳ 明朝" w:hAnsi="Arial" w:cs="Arial" w:hint="eastAsia"/>
        <w:b/>
      </w:rPr>
    </w:lvl>
    <w:lvl w:ilvl="1">
      <w:start w:val="1"/>
      <w:numFmt w:val="lowerLetter"/>
      <w:lvlText w:val="%2."/>
      <w:lvlJc w:val="left"/>
      <w:pPr>
        <w:ind w:left="851" w:hanging="426"/>
      </w:pPr>
      <w:rPr>
        <w:rFonts w:hint="eastAsia"/>
        <w:b/>
      </w:rPr>
    </w:lvl>
    <w:lvl w:ilvl="2">
      <w:start w:val="1"/>
      <w:numFmt w:val="lowerRoman"/>
      <w:lvlText w:val="%3."/>
      <w:lvlJc w:val="left"/>
      <w:pPr>
        <w:ind w:left="1844" w:hanging="425"/>
      </w:pPr>
      <w:rPr>
        <w:rFonts w:hint="eastAsia"/>
        <w:b/>
      </w:rPr>
    </w:lvl>
    <w:lvl w:ilvl="3">
      <w:start w:val="1"/>
      <w:numFmt w:val="decimal"/>
      <w:lvlText w:val="%4)"/>
      <w:lvlJc w:val="left"/>
      <w:pPr>
        <w:ind w:left="1701" w:hanging="425"/>
      </w:pPr>
      <w:rPr>
        <w:rFonts w:hint="eastAsia"/>
      </w:rPr>
    </w:lvl>
    <w:lvl w:ilvl="4">
      <w:start w:val="1"/>
      <w:numFmt w:val="lowerLetter"/>
      <w:lvlText w:val="(%5)"/>
      <w:lvlJc w:val="left"/>
      <w:pPr>
        <w:ind w:left="2126" w:hanging="425"/>
      </w:pPr>
      <w:rPr>
        <w:rFonts w:hint="eastAsia"/>
      </w:rPr>
    </w:lvl>
    <w:lvl w:ilvl="5">
      <w:start w:val="1"/>
      <w:numFmt w:val="lowerRoman"/>
      <w:lvlText w:val="(%6)"/>
      <w:lvlJc w:val="left"/>
      <w:pPr>
        <w:ind w:left="2551" w:hanging="425"/>
      </w:pPr>
      <w:rPr>
        <w:rFonts w:hint="eastAsia"/>
      </w:rPr>
    </w:lvl>
    <w:lvl w:ilvl="6">
      <w:start w:val="1"/>
      <w:numFmt w:val="decimal"/>
      <w:lvlText w:val="(%7)"/>
      <w:lvlJc w:val="left"/>
      <w:pPr>
        <w:ind w:left="2976" w:hanging="425"/>
      </w:pPr>
      <w:rPr>
        <w:rFonts w:hint="eastAsia"/>
      </w:rPr>
    </w:lvl>
    <w:lvl w:ilvl="7">
      <w:start w:val="1"/>
      <w:numFmt w:val="lowerLetter"/>
      <w:lvlText w:val="(%8)"/>
      <w:lvlJc w:val="left"/>
      <w:pPr>
        <w:ind w:left="3402" w:hanging="426"/>
      </w:pPr>
      <w:rPr>
        <w:rFonts w:hint="eastAsia"/>
      </w:rPr>
    </w:lvl>
    <w:lvl w:ilvl="8">
      <w:start w:val="1"/>
      <w:numFmt w:val="lowerRoman"/>
      <w:lvlText w:val="(%9)"/>
      <w:lvlJc w:val="left"/>
      <w:pPr>
        <w:ind w:left="3827" w:hanging="425"/>
      </w:pPr>
      <w:rPr>
        <w:rFonts w:hint="eastAsia"/>
      </w:rPr>
    </w:lvl>
  </w:abstractNum>
  <w:num w:numId="1" w16cid:durableId="2101562273">
    <w:abstractNumId w:val="3"/>
  </w:num>
  <w:num w:numId="2" w16cid:durableId="2078356886">
    <w:abstractNumId w:val="7"/>
  </w:num>
  <w:num w:numId="3" w16cid:durableId="2142456579">
    <w:abstractNumId w:val="6"/>
  </w:num>
  <w:num w:numId="4" w16cid:durableId="1517769698">
    <w:abstractNumId w:val="4"/>
  </w:num>
  <w:num w:numId="5" w16cid:durableId="524250054">
    <w:abstractNumId w:val="8"/>
  </w:num>
  <w:num w:numId="6" w16cid:durableId="1017776523">
    <w:abstractNumId w:val="0"/>
  </w:num>
  <w:num w:numId="7" w16cid:durableId="334891673">
    <w:abstractNumId w:val="5"/>
  </w:num>
  <w:num w:numId="8" w16cid:durableId="1695957407">
    <w:abstractNumId w:val="2"/>
  </w:num>
  <w:num w:numId="9" w16cid:durableId="66775498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作成者">
    <w15:presenceInfo w15:providerId="None" w15:userId="作成者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676"/>
    <w:rsid w:val="00056B9C"/>
    <w:rsid w:val="00060C48"/>
    <w:rsid w:val="00092FB1"/>
    <w:rsid w:val="000938AC"/>
    <w:rsid w:val="000946BE"/>
    <w:rsid w:val="000E52BC"/>
    <w:rsid w:val="000F3567"/>
    <w:rsid w:val="00136792"/>
    <w:rsid w:val="00144F0D"/>
    <w:rsid w:val="00167B60"/>
    <w:rsid w:val="00170776"/>
    <w:rsid w:val="001C180D"/>
    <w:rsid w:val="0020277F"/>
    <w:rsid w:val="00212662"/>
    <w:rsid w:val="002145D0"/>
    <w:rsid w:val="00225200"/>
    <w:rsid w:val="00237FB8"/>
    <w:rsid w:val="0024294F"/>
    <w:rsid w:val="00247BF6"/>
    <w:rsid w:val="002665A5"/>
    <w:rsid w:val="00291F5B"/>
    <w:rsid w:val="002A30B6"/>
    <w:rsid w:val="002B43AB"/>
    <w:rsid w:val="002E1E83"/>
    <w:rsid w:val="002F6E48"/>
    <w:rsid w:val="003059CA"/>
    <w:rsid w:val="0031370E"/>
    <w:rsid w:val="00331E28"/>
    <w:rsid w:val="0036364A"/>
    <w:rsid w:val="00387CF9"/>
    <w:rsid w:val="00394964"/>
    <w:rsid w:val="003B0676"/>
    <w:rsid w:val="003C3D76"/>
    <w:rsid w:val="004070B9"/>
    <w:rsid w:val="004202B1"/>
    <w:rsid w:val="004327A8"/>
    <w:rsid w:val="0045492D"/>
    <w:rsid w:val="00491221"/>
    <w:rsid w:val="00492E08"/>
    <w:rsid w:val="004B3731"/>
    <w:rsid w:val="004D69C3"/>
    <w:rsid w:val="004E5EB8"/>
    <w:rsid w:val="004F76CD"/>
    <w:rsid w:val="00514B68"/>
    <w:rsid w:val="0054712A"/>
    <w:rsid w:val="005612F0"/>
    <w:rsid w:val="00563DF5"/>
    <w:rsid w:val="005762E3"/>
    <w:rsid w:val="005A438F"/>
    <w:rsid w:val="005B17C6"/>
    <w:rsid w:val="005C41CD"/>
    <w:rsid w:val="00601890"/>
    <w:rsid w:val="00607FA6"/>
    <w:rsid w:val="00622B62"/>
    <w:rsid w:val="00650CFB"/>
    <w:rsid w:val="00675958"/>
    <w:rsid w:val="00680271"/>
    <w:rsid w:val="006A7F45"/>
    <w:rsid w:val="006D7BE8"/>
    <w:rsid w:val="006E0131"/>
    <w:rsid w:val="006F407F"/>
    <w:rsid w:val="00741E33"/>
    <w:rsid w:val="007501E6"/>
    <w:rsid w:val="00762285"/>
    <w:rsid w:val="00765983"/>
    <w:rsid w:val="00795B34"/>
    <w:rsid w:val="007B3A2A"/>
    <w:rsid w:val="007C5352"/>
    <w:rsid w:val="00801032"/>
    <w:rsid w:val="008364E7"/>
    <w:rsid w:val="00867E00"/>
    <w:rsid w:val="00874C61"/>
    <w:rsid w:val="008F53C0"/>
    <w:rsid w:val="0092143D"/>
    <w:rsid w:val="00975FE3"/>
    <w:rsid w:val="009F6A8D"/>
    <w:rsid w:val="00A02AB2"/>
    <w:rsid w:val="00A16F13"/>
    <w:rsid w:val="00A30AC4"/>
    <w:rsid w:val="00A36BE7"/>
    <w:rsid w:val="00A901C5"/>
    <w:rsid w:val="00A91212"/>
    <w:rsid w:val="00AC5953"/>
    <w:rsid w:val="00AD3F8F"/>
    <w:rsid w:val="00AE0A36"/>
    <w:rsid w:val="00B8679C"/>
    <w:rsid w:val="00B92D37"/>
    <w:rsid w:val="00BC2AD4"/>
    <w:rsid w:val="00BD0AB4"/>
    <w:rsid w:val="00BE6C49"/>
    <w:rsid w:val="00BF179E"/>
    <w:rsid w:val="00C47A57"/>
    <w:rsid w:val="00C9553F"/>
    <w:rsid w:val="00CB2CEF"/>
    <w:rsid w:val="00CC1087"/>
    <w:rsid w:val="00CD55A1"/>
    <w:rsid w:val="00D20592"/>
    <w:rsid w:val="00D4520E"/>
    <w:rsid w:val="00D54A91"/>
    <w:rsid w:val="00D55777"/>
    <w:rsid w:val="00DA1406"/>
    <w:rsid w:val="00DE67B9"/>
    <w:rsid w:val="00E230FC"/>
    <w:rsid w:val="00E27959"/>
    <w:rsid w:val="00E435C4"/>
    <w:rsid w:val="00E856B6"/>
    <w:rsid w:val="00E91AF8"/>
    <w:rsid w:val="00E91B09"/>
    <w:rsid w:val="00E93EA0"/>
    <w:rsid w:val="00EC0ED3"/>
    <w:rsid w:val="00EC10E7"/>
    <w:rsid w:val="00EC7A4E"/>
    <w:rsid w:val="00EE6855"/>
    <w:rsid w:val="00EF2026"/>
    <w:rsid w:val="00F12F4F"/>
    <w:rsid w:val="00F4491C"/>
    <w:rsid w:val="00F53D73"/>
    <w:rsid w:val="00F7571B"/>
    <w:rsid w:val="00F80AE6"/>
    <w:rsid w:val="00F86F9C"/>
    <w:rsid w:val="00FA13BC"/>
    <w:rsid w:val="00FC2519"/>
    <w:rsid w:val="00FE4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64ECD59"/>
  <w15:docId w15:val="{95F3FBCF-04B9-47FC-AAC7-D14D7B488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364A"/>
  </w:style>
  <w:style w:type="paragraph" w:styleId="1">
    <w:name w:val="heading 1"/>
    <w:basedOn w:val="a"/>
    <w:next w:val="a"/>
    <w:uiPriority w:val="9"/>
    <w:qFormat/>
    <w:rsid w:val="007E3DC1"/>
    <w:pPr>
      <w:keepNext/>
      <w:widowControl w:val="0"/>
      <w:numPr>
        <w:numId w:val="7"/>
      </w:numPr>
      <w:adjustRightInd w:val="0"/>
      <w:jc w:val="both"/>
      <w:textAlignment w:val="baseline"/>
      <w:outlineLvl w:val="0"/>
    </w:pPr>
    <w:rPr>
      <w:rFonts w:asciiTheme="majorHAnsi" w:eastAsiaTheme="majorEastAsia" w:hAnsiTheme="majorHAnsi"/>
      <w:b/>
      <w:kern w:val="2"/>
      <w:sz w:val="21"/>
      <w:szCs w:val="20"/>
    </w:rPr>
  </w:style>
  <w:style w:type="paragraph" w:styleId="2">
    <w:name w:val="heading 2"/>
    <w:basedOn w:val="a"/>
    <w:next w:val="a"/>
    <w:link w:val="20"/>
    <w:uiPriority w:val="9"/>
    <w:unhideWhenUsed/>
    <w:qFormat/>
    <w:rsid w:val="007E3DC1"/>
    <w:pPr>
      <w:keepNext/>
      <w:numPr>
        <w:ilvl w:val="1"/>
        <w:numId w:val="7"/>
      </w:numPr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C712C8"/>
    <w:pPr>
      <w:keepNext/>
      <w:numPr>
        <w:ilvl w:val="2"/>
        <w:numId w:val="7"/>
      </w:numPr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7E3DC1"/>
    <w:pPr>
      <w:keepNext/>
      <w:numPr>
        <w:ilvl w:val="3"/>
        <w:numId w:val="7"/>
      </w:numPr>
      <w:outlineLvl w:val="3"/>
    </w:pPr>
    <w:rPr>
      <w:b/>
      <w:b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3DC1"/>
    <w:pPr>
      <w:keepNext/>
      <w:numPr>
        <w:ilvl w:val="4"/>
        <w:numId w:val="7"/>
      </w:numPr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3DC1"/>
    <w:pPr>
      <w:keepNext/>
      <w:numPr>
        <w:ilvl w:val="5"/>
        <w:numId w:val="7"/>
      </w:numPr>
      <w:outlineLvl w:val="5"/>
    </w:pPr>
    <w:rPr>
      <w:b/>
      <w:bCs/>
    </w:rPr>
  </w:style>
  <w:style w:type="paragraph" w:styleId="7">
    <w:name w:val="heading 7"/>
    <w:basedOn w:val="a"/>
    <w:next w:val="a"/>
    <w:link w:val="70"/>
    <w:semiHidden/>
    <w:unhideWhenUsed/>
    <w:qFormat/>
    <w:rsid w:val="007E3DC1"/>
    <w:pPr>
      <w:keepNext/>
      <w:numPr>
        <w:ilvl w:val="6"/>
        <w:numId w:val="7"/>
      </w:numPr>
      <w:outlineLvl w:val="6"/>
    </w:pPr>
  </w:style>
  <w:style w:type="paragraph" w:styleId="8">
    <w:name w:val="heading 8"/>
    <w:basedOn w:val="a"/>
    <w:next w:val="a"/>
    <w:link w:val="80"/>
    <w:semiHidden/>
    <w:unhideWhenUsed/>
    <w:qFormat/>
    <w:rsid w:val="007E3DC1"/>
    <w:pPr>
      <w:keepNext/>
      <w:numPr>
        <w:ilvl w:val="7"/>
        <w:numId w:val="7"/>
      </w:numPr>
      <w:outlineLvl w:val="7"/>
    </w:pPr>
  </w:style>
  <w:style w:type="paragraph" w:styleId="9">
    <w:name w:val="heading 9"/>
    <w:basedOn w:val="a"/>
    <w:next w:val="a"/>
    <w:link w:val="90"/>
    <w:semiHidden/>
    <w:unhideWhenUsed/>
    <w:qFormat/>
    <w:rsid w:val="007E3DC1"/>
    <w:pPr>
      <w:keepNext/>
      <w:numPr>
        <w:ilvl w:val="8"/>
        <w:numId w:val="7"/>
      </w:numPr>
      <w:outlineLvl w:val="8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a4">
    <w:name w:val="Hyperlink"/>
    <w:basedOn w:val="a0"/>
    <w:uiPriority w:val="99"/>
    <w:rsid w:val="00942151"/>
    <w:rPr>
      <w:color w:val="0000FF"/>
      <w:u w:val="single"/>
    </w:rPr>
  </w:style>
  <w:style w:type="paragraph" w:styleId="a5">
    <w:name w:val="Normal Indent"/>
    <w:basedOn w:val="a"/>
    <w:rsid w:val="00942151"/>
    <w:pPr>
      <w:widowControl w:val="0"/>
      <w:adjustRightInd w:val="0"/>
      <w:ind w:left="851"/>
      <w:jc w:val="both"/>
      <w:textAlignment w:val="baseline"/>
    </w:pPr>
    <w:rPr>
      <w:rFonts w:ascii="Century" w:hAnsi="Century"/>
      <w:kern w:val="2"/>
      <w:sz w:val="21"/>
      <w:szCs w:val="20"/>
    </w:rPr>
  </w:style>
  <w:style w:type="paragraph" w:customStyle="1" w:styleId="bold1">
    <w:name w:val="bold1"/>
    <w:basedOn w:val="a"/>
    <w:rsid w:val="006574B3"/>
    <w:pPr>
      <w:spacing w:before="100" w:beforeAutospacing="1" w:after="120"/>
    </w:pPr>
    <w:rPr>
      <w:rFonts w:ascii="ＭＳ Ｐゴシック" w:eastAsia="ＭＳ Ｐゴシック" w:hAnsi="ＭＳ Ｐゴシック" w:cs="ＭＳ Ｐゴシック"/>
      <w:b/>
      <w:bCs/>
    </w:rPr>
  </w:style>
  <w:style w:type="paragraph" w:styleId="a6">
    <w:name w:val="header"/>
    <w:basedOn w:val="a"/>
    <w:rsid w:val="00942151"/>
    <w:pPr>
      <w:tabs>
        <w:tab w:val="center" w:pos="4252"/>
        <w:tab w:val="right" w:pos="8504"/>
      </w:tabs>
      <w:snapToGrid w:val="0"/>
    </w:pPr>
  </w:style>
  <w:style w:type="paragraph" w:styleId="a7">
    <w:name w:val="footer"/>
    <w:basedOn w:val="a"/>
    <w:rsid w:val="00942151"/>
    <w:pPr>
      <w:tabs>
        <w:tab w:val="center" w:pos="4252"/>
        <w:tab w:val="right" w:pos="8504"/>
      </w:tabs>
      <w:snapToGrid w:val="0"/>
    </w:pPr>
  </w:style>
  <w:style w:type="character" w:styleId="a8">
    <w:name w:val="annotation reference"/>
    <w:basedOn w:val="a0"/>
    <w:semiHidden/>
    <w:rsid w:val="00942151"/>
    <w:rPr>
      <w:sz w:val="18"/>
      <w:szCs w:val="18"/>
    </w:rPr>
  </w:style>
  <w:style w:type="paragraph" w:styleId="a9">
    <w:name w:val="annotation text"/>
    <w:basedOn w:val="a"/>
    <w:link w:val="aa"/>
    <w:semiHidden/>
    <w:rsid w:val="00942151"/>
  </w:style>
  <w:style w:type="paragraph" w:styleId="ab">
    <w:name w:val="annotation subject"/>
    <w:basedOn w:val="a9"/>
    <w:next w:val="a9"/>
    <w:semiHidden/>
    <w:rsid w:val="00942151"/>
    <w:rPr>
      <w:b/>
      <w:bCs/>
    </w:rPr>
  </w:style>
  <w:style w:type="paragraph" w:styleId="ac">
    <w:name w:val="Balloon Text"/>
    <w:basedOn w:val="a"/>
    <w:semiHidden/>
    <w:rsid w:val="00942151"/>
    <w:rPr>
      <w:rFonts w:ascii="Arial" w:eastAsia="ＭＳ ゴシック" w:hAnsi="Arial"/>
      <w:sz w:val="18"/>
      <w:szCs w:val="18"/>
    </w:rPr>
  </w:style>
  <w:style w:type="character" w:styleId="ad">
    <w:name w:val="page number"/>
    <w:basedOn w:val="a0"/>
    <w:rsid w:val="00942151"/>
  </w:style>
  <w:style w:type="character" w:customStyle="1" w:styleId="bold2">
    <w:name w:val="bold2"/>
    <w:basedOn w:val="a0"/>
    <w:rsid w:val="006574B3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6309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ＭＳ ゴシック" w:eastAsia="ＭＳ ゴシック" w:hAnsi="ＭＳ ゴシック" w:cs="ＭＳ ゴシック"/>
    </w:rPr>
  </w:style>
  <w:style w:type="character" w:customStyle="1" w:styleId="HTML0">
    <w:name w:val="HTML 書式付き (文字)"/>
    <w:basedOn w:val="a0"/>
    <w:link w:val="HTML"/>
    <w:uiPriority w:val="99"/>
    <w:rsid w:val="00630972"/>
    <w:rPr>
      <w:rFonts w:ascii="ＭＳ ゴシック" w:eastAsia="ＭＳ ゴシック" w:hAnsi="ＭＳ ゴシック" w:cs="ＭＳ ゴシック"/>
      <w:sz w:val="24"/>
      <w:szCs w:val="24"/>
    </w:rPr>
  </w:style>
  <w:style w:type="paragraph" w:styleId="ae">
    <w:name w:val="List Paragraph"/>
    <w:basedOn w:val="a"/>
    <w:uiPriority w:val="34"/>
    <w:qFormat/>
    <w:rsid w:val="005E0E9A"/>
    <w:pPr>
      <w:ind w:leftChars="400" w:left="840"/>
    </w:pPr>
  </w:style>
  <w:style w:type="character" w:styleId="af">
    <w:name w:val="FollowedHyperlink"/>
    <w:basedOn w:val="a0"/>
    <w:rsid w:val="009B4C9E"/>
    <w:rPr>
      <w:color w:val="800080" w:themeColor="followedHyperlink"/>
      <w:u w:val="single"/>
    </w:rPr>
  </w:style>
  <w:style w:type="character" w:styleId="af0">
    <w:name w:val="Unresolved Mention"/>
    <w:basedOn w:val="a0"/>
    <w:uiPriority w:val="99"/>
    <w:semiHidden/>
    <w:unhideWhenUsed/>
    <w:rsid w:val="00D26FDF"/>
    <w:rPr>
      <w:color w:val="605E5C"/>
      <w:shd w:val="clear" w:color="auto" w:fill="E1DFDD"/>
    </w:rPr>
  </w:style>
  <w:style w:type="character" w:customStyle="1" w:styleId="30">
    <w:name w:val="見出し 3 (文字)"/>
    <w:basedOn w:val="a0"/>
    <w:link w:val="3"/>
    <w:uiPriority w:val="9"/>
    <w:rsid w:val="00C712C8"/>
    <w:rPr>
      <w:rFonts w:asciiTheme="majorHAnsi" w:eastAsiaTheme="majorEastAsia" w:hAnsiTheme="majorHAnsi" w:cstheme="majorBidi"/>
      <w:sz w:val="24"/>
      <w:szCs w:val="24"/>
    </w:rPr>
  </w:style>
  <w:style w:type="character" w:customStyle="1" w:styleId="20">
    <w:name w:val="見出し 2 (文字)"/>
    <w:basedOn w:val="a0"/>
    <w:link w:val="2"/>
    <w:rsid w:val="007E3DC1"/>
    <w:rPr>
      <w:rFonts w:asciiTheme="majorHAnsi" w:eastAsiaTheme="majorEastAsia" w:hAnsiTheme="majorHAnsi" w:cstheme="majorBidi"/>
      <w:sz w:val="24"/>
      <w:szCs w:val="24"/>
    </w:rPr>
  </w:style>
  <w:style w:type="character" w:customStyle="1" w:styleId="40">
    <w:name w:val="見出し 4 (文字)"/>
    <w:basedOn w:val="a0"/>
    <w:link w:val="4"/>
    <w:uiPriority w:val="9"/>
    <w:rsid w:val="007E3DC1"/>
    <w:rPr>
      <w:b/>
      <w:bCs/>
      <w:sz w:val="24"/>
      <w:szCs w:val="24"/>
    </w:rPr>
  </w:style>
  <w:style w:type="character" w:customStyle="1" w:styleId="50">
    <w:name w:val="見出し 5 (文字)"/>
    <w:basedOn w:val="a0"/>
    <w:link w:val="5"/>
    <w:rsid w:val="007E3DC1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見出し 6 (文字)"/>
    <w:basedOn w:val="a0"/>
    <w:link w:val="6"/>
    <w:semiHidden/>
    <w:rsid w:val="007E3DC1"/>
    <w:rPr>
      <w:b/>
      <w:bCs/>
      <w:sz w:val="24"/>
      <w:szCs w:val="24"/>
    </w:rPr>
  </w:style>
  <w:style w:type="character" w:customStyle="1" w:styleId="70">
    <w:name w:val="見出し 7 (文字)"/>
    <w:basedOn w:val="a0"/>
    <w:link w:val="7"/>
    <w:semiHidden/>
    <w:rsid w:val="007E3DC1"/>
    <w:rPr>
      <w:sz w:val="24"/>
      <w:szCs w:val="24"/>
    </w:rPr>
  </w:style>
  <w:style w:type="character" w:customStyle="1" w:styleId="80">
    <w:name w:val="見出し 8 (文字)"/>
    <w:basedOn w:val="a0"/>
    <w:link w:val="8"/>
    <w:semiHidden/>
    <w:rsid w:val="007E3DC1"/>
    <w:rPr>
      <w:sz w:val="24"/>
      <w:szCs w:val="24"/>
    </w:rPr>
  </w:style>
  <w:style w:type="character" w:customStyle="1" w:styleId="90">
    <w:name w:val="見出し 9 (文字)"/>
    <w:basedOn w:val="a0"/>
    <w:link w:val="9"/>
    <w:semiHidden/>
    <w:rsid w:val="007E3DC1"/>
    <w:rPr>
      <w:sz w:val="24"/>
      <w:szCs w:val="24"/>
    </w:rPr>
  </w:style>
  <w:style w:type="paragraph" w:styleId="af1">
    <w:name w:val="Revision"/>
    <w:hidden/>
    <w:uiPriority w:val="99"/>
    <w:semiHidden/>
    <w:rsid w:val="007542A9"/>
  </w:style>
  <w:style w:type="character" w:styleId="af2">
    <w:name w:val="Emphasis"/>
    <w:basedOn w:val="a0"/>
    <w:uiPriority w:val="20"/>
    <w:qFormat/>
    <w:rsid w:val="006A1103"/>
    <w:rPr>
      <w:i/>
      <w:iCs/>
    </w:rPr>
  </w:style>
  <w:style w:type="character" w:customStyle="1" w:styleId="hover-border">
    <w:name w:val="hover-border"/>
    <w:basedOn w:val="a0"/>
    <w:rsid w:val="00F1104B"/>
  </w:style>
  <w:style w:type="character" w:customStyle="1" w:styleId="b-d-nonelg">
    <w:name w:val="b-d-none@lg"/>
    <w:basedOn w:val="a0"/>
    <w:rsid w:val="00F1104B"/>
  </w:style>
  <w:style w:type="paragraph" w:styleId="af3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D55777"/>
  </w:style>
  <w:style w:type="character" w:customStyle="1" w:styleId="aa">
    <w:name w:val="コメント文字列 (文字)"/>
    <w:basedOn w:val="a0"/>
    <w:link w:val="a9"/>
    <w:semiHidden/>
    <w:rsid w:val="00237F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openxmlformats.org/officeDocument/2006/relationships/hyperlink" Target="https://sidex.sg/" TargetMode="External"/><Relationship Id="rId23" Type="http://schemas.openxmlformats.org/officeDocument/2006/relationships/theme" Target="theme/theme1.xml"/><Relationship Id="rId10" Type="http://schemas.microsoft.com/office/2011/relationships/commentsExtended" Target="commentsExtended.xml"/><Relationship Id="rId19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hyperlink" Target="https://www.adrc.asia" TargetMode="External"/><Relationship Id="rId22" Type="http://schemas.microsoft.com/office/2011/relationships/people" Target="peop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pJRYv8Vp/sffhapePBi/HNIisg==">CgMxLjAaFAoBMBIPCg0IB0IJEgdHdW5nc3VoGiQKATESHwodCAdCGQoFQXJpYWwSEEFyaWFsIFVuaWNvZGUgTVMyCGguZ2pkZ3hzMgloLjMwajB6bGwyCWguMWZvYjl0ZTIJaC4zem55c2g3OAByITFtZ0VBVkttcHNheTJnNmNPNTdub0llNHRYaXgwNDhMNw==</go:docsCustomData>
</go:gDocsCustomXmlDataStorage>
</file>

<file path=customXml/itemProps1.xml><?xml version="1.0" encoding="utf-8"?>
<ds:datastoreItem xmlns:ds="http://schemas.openxmlformats.org/officeDocument/2006/customXml" ds:itemID="{D979E2E2-E1B3-4DF9-849D-2AB90713110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3</Pages>
  <Words>783</Words>
  <Characters>4465</Characters>
  <Application>Microsoft Office Word</Application>
  <DocSecurity>0</DocSecurity>
  <Lines>37</Lines>
  <Paragraphs>10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ADRC</dc:creator>
  <cp:lastModifiedBy>作成者</cp:lastModifiedBy>
  <cp:revision>3</cp:revision>
  <cp:lastPrinted>2024-08-09T03:06:00Z</cp:lastPrinted>
  <dcterms:created xsi:type="dcterms:W3CDTF">2026-10-01T11:29:00Z</dcterms:created>
  <dcterms:modified xsi:type="dcterms:W3CDTF">2026-10-01T23:27:00Z</dcterms:modified>
</cp:coreProperties>
</file>