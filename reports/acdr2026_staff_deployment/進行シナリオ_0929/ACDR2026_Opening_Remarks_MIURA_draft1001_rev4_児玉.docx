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A97E" w14:textId="4335B523" w:rsidR="00D30732" w:rsidRPr="00D30732" w:rsidRDefault="00000000" w:rsidP="00D30732">
      <w:pPr>
        <w:jc w:val="center"/>
        <w:rPr>
          <w:b/>
          <w:sz w:val="24"/>
          <w:szCs w:val="24"/>
          <w:lang w:eastAsia="ja-JP"/>
        </w:rPr>
      </w:pPr>
      <w:r w:rsidRPr="00D30732">
        <w:rPr>
          <w:b/>
          <w:sz w:val="24"/>
          <w:szCs w:val="24"/>
        </w:rPr>
        <w:t>ACDR2026 Opening Remarks</w:t>
      </w:r>
    </w:p>
    <w:p w14:paraId="4F51E733" w14:textId="54901210" w:rsidR="00D30732" w:rsidRPr="00D30732" w:rsidRDefault="00D30732" w:rsidP="00D30732">
      <w:pPr>
        <w:jc w:val="center"/>
        <w:rPr>
          <w:b/>
          <w:sz w:val="24"/>
          <w:szCs w:val="24"/>
          <w:lang w:eastAsia="ja-JP"/>
        </w:rPr>
      </w:pPr>
      <w:r w:rsidRPr="00D30732">
        <w:rPr>
          <w:b/>
          <w:sz w:val="24"/>
          <w:szCs w:val="24"/>
          <w:lang w:eastAsia="ja-JP"/>
        </w:rPr>
        <w:t>Prof. MIURA</w:t>
      </w:r>
      <w:r w:rsidR="001E2085">
        <w:rPr>
          <w:rFonts w:hint="eastAsia"/>
          <w:b/>
          <w:sz w:val="24"/>
          <w:szCs w:val="24"/>
          <w:lang w:eastAsia="ja-JP"/>
        </w:rPr>
        <w:t xml:space="preserve"> </w:t>
      </w:r>
      <w:proofErr w:type="spellStart"/>
      <w:r w:rsidRPr="00D30732">
        <w:rPr>
          <w:b/>
          <w:sz w:val="24"/>
          <w:szCs w:val="24"/>
          <w:lang w:eastAsia="ja-JP"/>
        </w:rPr>
        <w:t>Fusanori</w:t>
      </w:r>
      <w:proofErr w:type="spellEnd"/>
      <w:r w:rsidRPr="00D30732">
        <w:rPr>
          <w:b/>
          <w:sz w:val="24"/>
          <w:szCs w:val="24"/>
          <w:lang w:eastAsia="ja-JP"/>
        </w:rPr>
        <w:t xml:space="preserve">, Chairman, Asian Disaster Reduction </w:t>
      </w:r>
      <w:proofErr w:type="spellStart"/>
      <w:r w:rsidRPr="00D30732">
        <w:rPr>
          <w:b/>
          <w:sz w:val="24"/>
          <w:szCs w:val="24"/>
          <w:lang w:eastAsia="ja-JP"/>
        </w:rPr>
        <w:t>Center</w:t>
      </w:r>
      <w:proofErr w:type="spellEnd"/>
      <w:r w:rsidRPr="00D30732">
        <w:rPr>
          <w:b/>
          <w:sz w:val="24"/>
          <w:szCs w:val="24"/>
          <w:lang w:eastAsia="ja-JP"/>
        </w:rPr>
        <w:t xml:space="preserve"> (ADRC)</w:t>
      </w:r>
    </w:p>
    <w:p w14:paraId="04D591E4" w14:textId="3BCAE3B9" w:rsidR="00D30732" w:rsidRPr="00D30732" w:rsidRDefault="00D30732" w:rsidP="00D30732">
      <w:pPr>
        <w:jc w:val="center"/>
        <w:rPr>
          <w:b/>
          <w:sz w:val="24"/>
          <w:szCs w:val="24"/>
          <w:lang w:eastAsia="ja-JP"/>
        </w:rPr>
      </w:pPr>
      <w:r w:rsidRPr="00D30732">
        <w:rPr>
          <w:b/>
          <w:sz w:val="24"/>
          <w:szCs w:val="24"/>
          <w:lang w:eastAsia="ja-JP"/>
        </w:rPr>
        <w:t>(12:56-13:00, 28 October 2026, Peridot Room, Singapore EXPO)</w:t>
      </w:r>
    </w:p>
    <w:p w14:paraId="2D1B8FD9" w14:textId="77777777" w:rsidR="00D30732" w:rsidRPr="00D30732" w:rsidRDefault="00D30732" w:rsidP="00D30732">
      <w:pPr>
        <w:jc w:val="both"/>
        <w:rPr>
          <w:b/>
          <w:sz w:val="24"/>
          <w:szCs w:val="24"/>
          <w:lang w:eastAsia="ja-JP"/>
        </w:rPr>
      </w:pPr>
    </w:p>
    <w:p w14:paraId="4F0A1561" w14:textId="3FE0FD02" w:rsidR="00637BF4" w:rsidRPr="00D30732" w:rsidRDefault="00000000" w:rsidP="00D30732">
      <w:pPr>
        <w:spacing w:beforeLines="150" w:before="360" w:after="120"/>
        <w:jc w:val="both"/>
        <w:rPr>
          <w:sz w:val="24"/>
          <w:szCs w:val="24"/>
        </w:rPr>
      </w:pPr>
      <w:r w:rsidRPr="00D30732">
        <w:rPr>
          <w:sz w:val="24"/>
          <w:szCs w:val="24"/>
        </w:rPr>
        <w:t>Excellencies, distinguished guests, ladies and gentlemen,</w:t>
      </w:r>
    </w:p>
    <w:p w14:paraId="50E3105D" w14:textId="77777777" w:rsidR="003647DD" w:rsidRPr="00D30732" w:rsidRDefault="00000000" w:rsidP="00D30732">
      <w:pPr>
        <w:spacing w:beforeLines="150" w:before="360" w:after="120"/>
        <w:jc w:val="both"/>
        <w:rPr>
          <w:sz w:val="24"/>
          <w:szCs w:val="24"/>
        </w:rPr>
      </w:pPr>
      <w:r w:rsidRPr="00D30732">
        <w:rPr>
          <w:sz w:val="24"/>
          <w:szCs w:val="24"/>
        </w:rPr>
        <w:t xml:space="preserve">Good afternoon. </w:t>
      </w:r>
    </w:p>
    <w:p w14:paraId="31F7AFBB" w14:textId="4F24403F" w:rsidR="003647DD" w:rsidRPr="00D30732" w:rsidRDefault="00000000" w:rsidP="00D30732">
      <w:pPr>
        <w:spacing w:beforeLines="150" w:before="360" w:after="120"/>
        <w:jc w:val="both"/>
        <w:rPr>
          <w:sz w:val="24"/>
          <w:szCs w:val="24"/>
        </w:rPr>
      </w:pPr>
      <w:r w:rsidRPr="00D30732">
        <w:rPr>
          <w:sz w:val="24"/>
          <w:szCs w:val="24"/>
        </w:rPr>
        <w:t xml:space="preserve">On behalf of the Asian Disaster Reduction </w:t>
      </w:r>
      <w:proofErr w:type="spellStart"/>
      <w:r w:rsidRPr="00D30732">
        <w:rPr>
          <w:sz w:val="24"/>
          <w:szCs w:val="24"/>
        </w:rPr>
        <w:t>Center</w:t>
      </w:r>
      <w:proofErr w:type="spellEnd"/>
      <w:r w:rsidRPr="00D30732">
        <w:rPr>
          <w:sz w:val="24"/>
          <w:szCs w:val="24"/>
          <w:lang w:eastAsia="ja-JP"/>
        </w:rPr>
        <w:t xml:space="preserve"> (ADRC)</w:t>
      </w:r>
      <w:r w:rsidRPr="00D30732">
        <w:rPr>
          <w:sz w:val="24"/>
          <w:szCs w:val="24"/>
        </w:rPr>
        <w:t xml:space="preserve">, </w:t>
      </w:r>
      <w:r w:rsidRPr="00D30732">
        <w:rPr>
          <w:sz w:val="24"/>
          <w:szCs w:val="24"/>
          <w:lang w:eastAsia="ja-JP"/>
        </w:rPr>
        <w:t xml:space="preserve">it is my great </w:t>
      </w:r>
      <w:r w:rsidRPr="00D30732">
        <w:rPr>
          <w:sz w:val="24"/>
          <w:szCs w:val="24"/>
        </w:rPr>
        <w:t>honour to open the Asian Conference on Disaster Reduction 2026</w:t>
      </w:r>
      <w:r w:rsidRPr="00D30732">
        <w:rPr>
          <w:sz w:val="24"/>
          <w:szCs w:val="24"/>
          <w:lang w:eastAsia="ja-JP"/>
        </w:rPr>
        <w:t xml:space="preserve"> (</w:t>
      </w:r>
      <w:r w:rsidRPr="00D30732">
        <w:rPr>
          <w:sz w:val="24"/>
          <w:szCs w:val="24"/>
        </w:rPr>
        <w:t>ACDR2026</w:t>
      </w:r>
      <w:r w:rsidRPr="00D30732">
        <w:rPr>
          <w:sz w:val="24"/>
          <w:szCs w:val="24"/>
          <w:lang w:eastAsia="ja-JP"/>
        </w:rPr>
        <w:t>)</w:t>
      </w:r>
      <w:r w:rsidRPr="00D30732">
        <w:rPr>
          <w:sz w:val="24"/>
          <w:szCs w:val="24"/>
        </w:rPr>
        <w:t xml:space="preserve">, </w:t>
      </w:r>
      <w:r w:rsidRPr="00D30732">
        <w:rPr>
          <w:sz w:val="24"/>
          <w:szCs w:val="24"/>
          <w:lang w:eastAsia="ja-JP"/>
        </w:rPr>
        <w:t>which ADRC is co-hosting</w:t>
      </w:r>
      <w:r w:rsidRPr="00D30732">
        <w:rPr>
          <w:sz w:val="24"/>
          <w:szCs w:val="24"/>
        </w:rPr>
        <w:t xml:space="preserve"> with the Singapore Civil Defence Force</w:t>
      </w:r>
      <w:r w:rsidRPr="00D30732">
        <w:rPr>
          <w:sz w:val="24"/>
          <w:szCs w:val="24"/>
          <w:lang w:eastAsia="ja-JP"/>
        </w:rPr>
        <w:t xml:space="preserve"> (SCDF) </w:t>
      </w:r>
      <w:r w:rsidRPr="00D30732">
        <w:rPr>
          <w:sz w:val="24"/>
          <w:szCs w:val="24"/>
        </w:rPr>
        <w:t xml:space="preserve">and </w:t>
      </w:r>
      <w:r w:rsidRPr="00D30732">
        <w:rPr>
          <w:sz w:val="24"/>
          <w:szCs w:val="24"/>
          <w:lang w:eastAsia="ja-JP"/>
        </w:rPr>
        <w:t xml:space="preserve">the Cabinet Office of Japan, in conjunction </w:t>
      </w:r>
      <w:r w:rsidRPr="00D30732">
        <w:rPr>
          <w:sz w:val="24"/>
          <w:szCs w:val="24"/>
        </w:rPr>
        <w:t xml:space="preserve">with SIDEX 2026. </w:t>
      </w:r>
    </w:p>
    <w:p w14:paraId="061D5AA6" w14:textId="70A64ACC" w:rsidR="00637BF4" w:rsidRPr="00D30732" w:rsidRDefault="003B6051" w:rsidP="00D30732">
      <w:pPr>
        <w:spacing w:beforeLines="150" w:before="360" w:after="120"/>
        <w:jc w:val="both"/>
        <w:rPr>
          <w:sz w:val="24"/>
          <w:szCs w:val="24"/>
        </w:rPr>
      </w:pPr>
      <w:r w:rsidRPr="00D30732">
        <w:rPr>
          <w:sz w:val="24"/>
          <w:szCs w:val="24"/>
          <w:lang w:eastAsia="ja-JP"/>
        </w:rPr>
        <w:t xml:space="preserve">I </w:t>
      </w:r>
      <w:r w:rsidRPr="00D30732">
        <w:rPr>
          <w:sz w:val="24"/>
          <w:szCs w:val="24"/>
        </w:rPr>
        <w:t>warm</w:t>
      </w:r>
      <w:r w:rsidRPr="00D30732">
        <w:rPr>
          <w:sz w:val="24"/>
          <w:szCs w:val="24"/>
          <w:lang w:eastAsia="ja-JP"/>
        </w:rPr>
        <w:t>ly</w:t>
      </w:r>
      <w:r w:rsidRPr="00D30732">
        <w:rPr>
          <w:sz w:val="24"/>
          <w:szCs w:val="24"/>
        </w:rPr>
        <w:t xml:space="preserve"> welcome </w:t>
      </w:r>
      <w:r w:rsidRPr="00D30732">
        <w:rPr>
          <w:sz w:val="24"/>
          <w:szCs w:val="24"/>
          <w:lang w:eastAsia="ja-JP"/>
        </w:rPr>
        <w:t xml:space="preserve">all </w:t>
      </w:r>
      <w:r w:rsidRPr="00D30732">
        <w:rPr>
          <w:sz w:val="24"/>
          <w:szCs w:val="24"/>
        </w:rPr>
        <w:t xml:space="preserve">the delegates </w:t>
      </w:r>
      <w:r w:rsidRPr="00D30732">
        <w:rPr>
          <w:sz w:val="24"/>
          <w:szCs w:val="24"/>
          <w:lang w:eastAsia="ja-JP"/>
        </w:rPr>
        <w:t>from</w:t>
      </w:r>
      <w:r w:rsidRPr="00D30732">
        <w:rPr>
          <w:sz w:val="24"/>
          <w:szCs w:val="24"/>
        </w:rPr>
        <w:t xml:space="preserve"> our member </w:t>
      </w:r>
      <w:r w:rsidRPr="00D30732">
        <w:rPr>
          <w:sz w:val="24"/>
          <w:szCs w:val="24"/>
          <w:lang w:eastAsia="ja-JP"/>
        </w:rPr>
        <w:t>and</w:t>
      </w:r>
      <w:r w:rsidRPr="00D30732">
        <w:rPr>
          <w:sz w:val="24"/>
          <w:szCs w:val="24"/>
        </w:rPr>
        <w:t xml:space="preserve"> adviser countries</w:t>
      </w:r>
      <w:r w:rsidRPr="00D30732">
        <w:rPr>
          <w:sz w:val="24"/>
          <w:szCs w:val="24"/>
          <w:lang w:eastAsia="ja-JP"/>
        </w:rPr>
        <w:t xml:space="preserve">, representatives of </w:t>
      </w:r>
      <w:r w:rsidRPr="00D30732">
        <w:rPr>
          <w:sz w:val="24"/>
          <w:szCs w:val="24"/>
        </w:rPr>
        <w:t xml:space="preserve">international organisations, </w:t>
      </w:r>
      <w:r w:rsidRPr="00D30732">
        <w:rPr>
          <w:sz w:val="24"/>
          <w:szCs w:val="24"/>
          <w:lang w:eastAsia="ja-JP"/>
        </w:rPr>
        <w:t>distinguished</w:t>
      </w:r>
      <w:r w:rsidRPr="00D30732">
        <w:rPr>
          <w:sz w:val="24"/>
          <w:szCs w:val="24"/>
        </w:rPr>
        <w:t xml:space="preserve"> speakers, and </w:t>
      </w:r>
      <w:r w:rsidRPr="00D30732">
        <w:rPr>
          <w:sz w:val="24"/>
          <w:szCs w:val="24"/>
          <w:lang w:eastAsia="ja-JP"/>
        </w:rPr>
        <w:t xml:space="preserve">those </w:t>
      </w:r>
      <w:r w:rsidRPr="00D30732">
        <w:rPr>
          <w:sz w:val="24"/>
          <w:szCs w:val="24"/>
        </w:rPr>
        <w:t>joining us online.</w:t>
      </w:r>
    </w:p>
    <w:p w14:paraId="2F2B513F" w14:textId="7A60E05B" w:rsidR="00637BF4" w:rsidRPr="00D30732" w:rsidRDefault="00000000" w:rsidP="00D30732">
      <w:pPr>
        <w:spacing w:beforeLines="150" w:before="360" w:after="120"/>
        <w:jc w:val="both"/>
        <w:rPr>
          <w:sz w:val="24"/>
          <w:szCs w:val="24"/>
        </w:rPr>
      </w:pPr>
      <w:r w:rsidRPr="00D30732">
        <w:rPr>
          <w:sz w:val="24"/>
          <w:szCs w:val="24"/>
        </w:rPr>
        <w:t xml:space="preserve">I </w:t>
      </w:r>
      <w:r w:rsidRPr="00D30732">
        <w:rPr>
          <w:sz w:val="24"/>
          <w:szCs w:val="24"/>
          <w:lang w:eastAsia="ja-JP"/>
        </w:rPr>
        <w:t xml:space="preserve">would also like </w:t>
      </w:r>
      <w:r w:rsidRPr="00D30732">
        <w:rPr>
          <w:sz w:val="24"/>
          <w:szCs w:val="24"/>
        </w:rPr>
        <w:t>to ex</w:t>
      </w:r>
      <w:r w:rsidRPr="00D30732">
        <w:rPr>
          <w:sz w:val="24"/>
          <w:szCs w:val="24"/>
          <w:lang w:eastAsia="ja-JP"/>
        </w:rPr>
        <w:t xml:space="preserve">press </w:t>
      </w:r>
      <w:r w:rsidRPr="00D30732">
        <w:rPr>
          <w:sz w:val="24"/>
          <w:szCs w:val="24"/>
        </w:rPr>
        <w:t xml:space="preserve">my sincere appreciation to the Government of Singapore, </w:t>
      </w:r>
      <w:r w:rsidRPr="00D30732">
        <w:rPr>
          <w:sz w:val="24"/>
          <w:szCs w:val="24"/>
          <w:lang w:eastAsia="ja-JP"/>
        </w:rPr>
        <w:t xml:space="preserve">SCDF, </w:t>
      </w:r>
      <w:r w:rsidRPr="00D30732">
        <w:rPr>
          <w:sz w:val="24"/>
          <w:szCs w:val="24"/>
        </w:rPr>
        <w:t>COSEM</w:t>
      </w:r>
      <w:r w:rsidRPr="00D30732">
        <w:rPr>
          <w:sz w:val="24"/>
          <w:szCs w:val="24"/>
          <w:lang w:eastAsia="ja-JP"/>
        </w:rPr>
        <w:t xml:space="preserve">, </w:t>
      </w:r>
      <w:r w:rsidRPr="00D30732">
        <w:rPr>
          <w:sz w:val="24"/>
          <w:szCs w:val="24"/>
        </w:rPr>
        <w:t xml:space="preserve">the Cabinet Office of Japan, </w:t>
      </w:r>
      <w:r w:rsidRPr="00D30732">
        <w:rPr>
          <w:sz w:val="24"/>
          <w:szCs w:val="24"/>
          <w:lang w:eastAsia="ja-JP"/>
        </w:rPr>
        <w:t xml:space="preserve">Embassy of Japan in Singapore, and all our partners for </w:t>
      </w:r>
      <w:r w:rsidRPr="00D30732">
        <w:rPr>
          <w:sz w:val="24"/>
          <w:szCs w:val="24"/>
        </w:rPr>
        <w:t>ma</w:t>
      </w:r>
      <w:r w:rsidRPr="00D30732">
        <w:rPr>
          <w:sz w:val="24"/>
          <w:szCs w:val="24"/>
          <w:lang w:eastAsia="ja-JP"/>
        </w:rPr>
        <w:t>king</w:t>
      </w:r>
      <w:r w:rsidRPr="00D30732">
        <w:rPr>
          <w:sz w:val="24"/>
          <w:szCs w:val="24"/>
        </w:rPr>
        <w:t xml:space="preserve"> this conference possible.</w:t>
      </w:r>
    </w:p>
    <w:p w14:paraId="2BD8A78B" w14:textId="64D8898A" w:rsidR="00637BF4" w:rsidRPr="00D30732" w:rsidRDefault="00000000" w:rsidP="00D30732">
      <w:pPr>
        <w:spacing w:beforeLines="150" w:before="360" w:after="120"/>
        <w:jc w:val="both"/>
        <w:rPr>
          <w:sz w:val="24"/>
          <w:szCs w:val="24"/>
        </w:rPr>
      </w:pPr>
      <w:r w:rsidRPr="00D30732">
        <w:rPr>
          <w:sz w:val="24"/>
          <w:szCs w:val="24"/>
        </w:rPr>
        <w:t xml:space="preserve">This year marks the 60th anniversary of </w:t>
      </w:r>
      <w:r w:rsidRPr="00D30732">
        <w:rPr>
          <w:sz w:val="24"/>
          <w:szCs w:val="24"/>
          <w:lang w:eastAsia="ja-JP"/>
        </w:rPr>
        <w:t xml:space="preserve">the establishment of </w:t>
      </w:r>
      <w:r w:rsidRPr="00D30732">
        <w:rPr>
          <w:sz w:val="24"/>
          <w:szCs w:val="24"/>
        </w:rPr>
        <w:t xml:space="preserve">diplomatic relations between Japan and Singapore. </w:t>
      </w:r>
      <w:r w:rsidRPr="00D30732">
        <w:rPr>
          <w:sz w:val="24"/>
          <w:szCs w:val="24"/>
          <w:lang w:eastAsia="ja-JP"/>
        </w:rPr>
        <w:t xml:space="preserve">It is particularly meaningful </w:t>
      </w:r>
      <w:r w:rsidRPr="00D30732">
        <w:rPr>
          <w:sz w:val="24"/>
          <w:szCs w:val="24"/>
        </w:rPr>
        <w:t>that Japan and Singapore, two member countries of ADRC, are jointly hosting this conference in this commemorative year.</w:t>
      </w:r>
    </w:p>
    <w:p w14:paraId="6CFDC787" w14:textId="77777777" w:rsidR="00B65B61" w:rsidRPr="00D30732" w:rsidRDefault="00000000" w:rsidP="00D30732">
      <w:pPr>
        <w:spacing w:beforeLines="150" w:before="360" w:after="120"/>
        <w:jc w:val="both"/>
        <w:rPr>
          <w:sz w:val="24"/>
          <w:szCs w:val="24"/>
        </w:rPr>
      </w:pPr>
      <w:r w:rsidRPr="00D30732">
        <w:rPr>
          <w:sz w:val="24"/>
          <w:szCs w:val="24"/>
        </w:rPr>
        <w:t xml:space="preserve">Asia has </w:t>
      </w:r>
      <w:r w:rsidRPr="00D30732">
        <w:rPr>
          <w:sz w:val="24"/>
          <w:szCs w:val="24"/>
          <w:lang w:eastAsia="ja-JP"/>
        </w:rPr>
        <w:t xml:space="preserve">once </w:t>
      </w:r>
      <w:r w:rsidRPr="00D30732">
        <w:rPr>
          <w:sz w:val="24"/>
          <w:szCs w:val="24"/>
        </w:rPr>
        <w:t xml:space="preserve">again experienced a series of </w:t>
      </w:r>
      <w:r w:rsidRPr="00D30732">
        <w:rPr>
          <w:sz w:val="24"/>
          <w:szCs w:val="24"/>
          <w:lang w:eastAsia="ja-JP"/>
        </w:rPr>
        <w:t xml:space="preserve">devastating </w:t>
      </w:r>
      <w:r w:rsidRPr="00D30732">
        <w:rPr>
          <w:sz w:val="24"/>
          <w:szCs w:val="24"/>
        </w:rPr>
        <w:t>disasters this year.</w:t>
      </w:r>
    </w:p>
    <w:p w14:paraId="5EDC766F" w14:textId="61B5C371" w:rsidR="00B65B61" w:rsidRPr="00D30732" w:rsidRDefault="000B56CF" w:rsidP="00D30732">
      <w:pPr>
        <w:spacing w:beforeLines="150" w:before="360" w:after="120"/>
        <w:jc w:val="both"/>
        <w:rPr>
          <w:sz w:val="24"/>
          <w:szCs w:val="24"/>
        </w:rPr>
      </w:pPr>
      <w:r w:rsidRPr="00D30732">
        <w:rPr>
          <w:sz w:val="24"/>
          <w:szCs w:val="24"/>
          <w:lang w:eastAsia="ja-JP"/>
        </w:rPr>
        <w:t xml:space="preserve">Major </w:t>
      </w:r>
      <w:r w:rsidRPr="00D30732">
        <w:rPr>
          <w:sz w:val="24"/>
          <w:szCs w:val="24"/>
        </w:rPr>
        <w:t>earthquake</w:t>
      </w:r>
      <w:r w:rsidRPr="00D30732">
        <w:rPr>
          <w:sz w:val="24"/>
          <w:szCs w:val="24"/>
          <w:lang w:eastAsia="ja-JP"/>
        </w:rPr>
        <w:t xml:space="preserve">s </w:t>
      </w:r>
      <w:r w:rsidRPr="00D30732">
        <w:rPr>
          <w:sz w:val="24"/>
          <w:szCs w:val="24"/>
        </w:rPr>
        <w:t>in the Philippines</w:t>
      </w:r>
      <w:r w:rsidRPr="00D30732">
        <w:rPr>
          <w:sz w:val="24"/>
          <w:szCs w:val="24"/>
          <w:lang w:eastAsia="ja-JP"/>
        </w:rPr>
        <w:t xml:space="preserve"> and Indonesia</w:t>
      </w:r>
      <w:r w:rsidRPr="00D30732">
        <w:rPr>
          <w:sz w:val="24"/>
          <w:szCs w:val="24"/>
        </w:rPr>
        <w:t>, a massive debri</w:t>
      </w:r>
      <w:r w:rsidRPr="00D30732">
        <w:rPr>
          <w:sz w:val="24"/>
          <w:szCs w:val="24"/>
          <w:lang w:eastAsia="ja-JP"/>
        </w:rPr>
        <w:t>s flow</w:t>
      </w:r>
      <w:r w:rsidRPr="00D30732">
        <w:rPr>
          <w:sz w:val="24"/>
          <w:szCs w:val="24"/>
        </w:rPr>
        <w:t xml:space="preserve"> </w:t>
      </w:r>
      <w:r w:rsidRPr="00D30732">
        <w:rPr>
          <w:sz w:val="24"/>
          <w:szCs w:val="24"/>
          <w:lang w:eastAsia="ja-JP"/>
        </w:rPr>
        <w:t xml:space="preserve">triggered by a </w:t>
      </w:r>
      <w:r w:rsidRPr="00D30732">
        <w:rPr>
          <w:sz w:val="24"/>
          <w:szCs w:val="24"/>
        </w:rPr>
        <w:t>glaci</w:t>
      </w:r>
      <w:r w:rsidRPr="00D30732">
        <w:rPr>
          <w:sz w:val="24"/>
          <w:szCs w:val="24"/>
          <w:lang w:eastAsia="ja-JP"/>
        </w:rPr>
        <w:t xml:space="preserve">al </w:t>
      </w:r>
      <w:r w:rsidRPr="00D30732">
        <w:rPr>
          <w:sz w:val="24"/>
          <w:szCs w:val="24"/>
        </w:rPr>
        <w:t xml:space="preserve">collapse in Nepal, </w:t>
      </w:r>
      <w:r w:rsidRPr="00D30732">
        <w:rPr>
          <w:sz w:val="24"/>
          <w:szCs w:val="24"/>
          <w:lang w:eastAsia="ja-JP"/>
        </w:rPr>
        <w:t>and widespread m</w:t>
      </w:r>
      <w:r w:rsidRPr="00D30732">
        <w:rPr>
          <w:sz w:val="24"/>
          <w:szCs w:val="24"/>
        </w:rPr>
        <w:t xml:space="preserve">onsoon floods have caused </w:t>
      </w:r>
      <w:r w:rsidRPr="00D30732">
        <w:rPr>
          <w:sz w:val="24"/>
          <w:szCs w:val="24"/>
          <w:lang w:eastAsia="ja-JP"/>
        </w:rPr>
        <w:t xml:space="preserve">significant loss of life and extensive </w:t>
      </w:r>
      <w:r w:rsidRPr="00D30732">
        <w:rPr>
          <w:sz w:val="24"/>
          <w:szCs w:val="24"/>
        </w:rPr>
        <w:t xml:space="preserve">damage </w:t>
      </w:r>
      <w:r w:rsidRPr="00D30732">
        <w:rPr>
          <w:sz w:val="24"/>
          <w:szCs w:val="24"/>
          <w:lang w:eastAsia="ja-JP"/>
        </w:rPr>
        <w:t>across</w:t>
      </w:r>
      <w:r w:rsidRPr="00D30732">
        <w:rPr>
          <w:sz w:val="24"/>
          <w:szCs w:val="24"/>
        </w:rPr>
        <w:t xml:space="preserve"> </w:t>
      </w:r>
      <w:r w:rsidRPr="00D30732">
        <w:rPr>
          <w:sz w:val="24"/>
          <w:szCs w:val="24"/>
          <w:lang w:eastAsia="ja-JP"/>
        </w:rPr>
        <w:t>the region</w:t>
      </w:r>
      <w:r w:rsidRPr="00D30732">
        <w:rPr>
          <w:sz w:val="24"/>
          <w:szCs w:val="24"/>
        </w:rPr>
        <w:t>.</w:t>
      </w:r>
    </w:p>
    <w:p w14:paraId="4AB86BD9" w14:textId="7D334F5C" w:rsidR="00B65B61" w:rsidRPr="00D30732" w:rsidRDefault="00000000" w:rsidP="00D30732">
      <w:pPr>
        <w:spacing w:beforeLines="150" w:before="360" w:after="120"/>
        <w:jc w:val="both"/>
        <w:rPr>
          <w:sz w:val="24"/>
          <w:szCs w:val="24"/>
        </w:rPr>
      </w:pPr>
      <w:r w:rsidRPr="00D30732">
        <w:rPr>
          <w:sz w:val="24"/>
          <w:szCs w:val="24"/>
        </w:rPr>
        <w:t>I extend my deepest condolences to the families of those who lost their lives, and my heartfelt sympathy</w:t>
      </w:r>
      <w:r w:rsidRPr="00D30732">
        <w:rPr>
          <w:sz w:val="24"/>
          <w:szCs w:val="24"/>
          <w:lang w:eastAsia="ja-JP"/>
        </w:rPr>
        <w:t xml:space="preserve"> to all those </w:t>
      </w:r>
      <w:r w:rsidRPr="00D30732">
        <w:rPr>
          <w:sz w:val="24"/>
          <w:szCs w:val="24"/>
        </w:rPr>
        <w:t>affected</w:t>
      </w:r>
      <w:r w:rsidRPr="00D30732">
        <w:rPr>
          <w:sz w:val="24"/>
          <w:szCs w:val="24"/>
          <w:lang w:eastAsia="ja-JP"/>
        </w:rPr>
        <w:t xml:space="preserve"> by these disasters</w:t>
      </w:r>
      <w:r w:rsidRPr="00D30732">
        <w:rPr>
          <w:sz w:val="24"/>
          <w:szCs w:val="24"/>
        </w:rPr>
        <w:t xml:space="preserve">. </w:t>
      </w:r>
    </w:p>
    <w:p w14:paraId="200E3069" w14:textId="509AEF21" w:rsidR="00637BF4" w:rsidRPr="00D30732" w:rsidRDefault="00000000" w:rsidP="00D30732">
      <w:pPr>
        <w:spacing w:beforeLines="150" w:before="360" w:after="120"/>
        <w:jc w:val="both"/>
        <w:rPr>
          <w:sz w:val="24"/>
          <w:szCs w:val="24"/>
        </w:rPr>
      </w:pPr>
      <w:r w:rsidRPr="00D30732">
        <w:rPr>
          <w:sz w:val="24"/>
          <w:szCs w:val="24"/>
        </w:rPr>
        <w:lastRenderedPageBreak/>
        <w:t xml:space="preserve">These events are a stark reminder that, under climate change and rapid urbanisation, hazards can trigger </w:t>
      </w:r>
      <w:ins w:id="0" w:author="ADRC_Kodama" w:date="2026-10-01T11:24:00Z" w16du:dateUtc="2026-10-01T02:24:00Z">
        <w:r w:rsidR="00B3318F">
          <w:rPr>
            <w:rFonts w:hint="eastAsia"/>
            <w:sz w:val="24"/>
            <w:szCs w:val="24"/>
            <w:lang w:eastAsia="ja-JP"/>
          </w:rPr>
          <w:t>widespread and</w:t>
        </w:r>
      </w:ins>
      <w:ins w:id="1" w:author="ADRC_Kodama" w:date="2026-10-01T11:25:00Z" w16du:dateUtc="2026-10-01T02:25:00Z">
        <w:r w:rsidR="00B3318F">
          <w:rPr>
            <w:rFonts w:hint="eastAsia"/>
            <w:sz w:val="24"/>
            <w:szCs w:val="24"/>
            <w:lang w:eastAsia="ja-JP"/>
          </w:rPr>
          <w:t xml:space="preserve"> </w:t>
        </w:r>
      </w:ins>
      <w:r w:rsidRPr="00D30732">
        <w:rPr>
          <w:sz w:val="24"/>
          <w:szCs w:val="24"/>
        </w:rPr>
        <w:t xml:space="preserve">cascading impacts </w:t>
      </w:r>
      <w:ins w:id="2" w:author="ADRC_Kodama" w:date="2026-10-01T11:25:00Z" w16du:dateUtc="2026-10-01T02:25:00Z">
        <w:r w:rsidR="00B3318F">
          <w:rPr>
            <w:rFonts w:hint="eastAsia"/>
            <w:sz w:val="24"/>
            <w:szCs w:val="24"/>
            <w:lang w:eastAsia="ja-JP"/>
          </w:rPr>
          <w:t xml:space="preserve">within and </w:t>
        </w:r>
      </w:ins>
      <w:del w:id="3" w:author="ADRC_Kodama" w:date="2026-10-01T11:25:00Z" w16du:dateUtc="2026-10-01T02:25:00Z">
        <w:r w:rsidRPr="00D30732" w:rsidDel="00B3318F">
          <w:rPr>
            <w:sz w:val="24"/>
            <w:szCs w:val="24"/>
          </w:rPr>
          <w:delText xml:space="preserve">that extend </w:delText>
        </w:r>
      </w:del>
      <w:r w:rsidRPr="00D30732">
        <w:rPr>
          <w:sz w:val="24"/>
          <w:szCs w:val="24"/>
        </w:rPr>
        <w:t>beyond national borders, and that stronger regional cooperation is essential.</w:t>
      </w:r>
    </w:p>
    <w:p w14:paraId="5B63F80C" w14:textId="797BFC3E" w:rsidR="00637BF4" w:rsidRPr="00D30732" w:rsidRDefault="00000000" w:rsidP="00D30732">
      <w:pPr>
        <w:spacing w:beforeLines="150" w:before="360" w:after="120"/>
        <w:jc w:val="both"/>
        <w:rPr>
          <w:sz w:val="24"/>
          <w:szCs w:val="24"/>
        </w:rPr>
      </w:pPr>
      <w:r w:rsidRPr="00D30732">
        <w:rPr>
          <w:sz w:val="24"/>
          <w:szCs w:val="24"/>
          <w:lang w:eastAsia="ja-JP"/>
        </w:rPr>
        <w:t>Against this backdrop</w:t>
      </w:r>
      <w:r w:rsidRPr="00D30732">
        <w:rPr>
          <w:sz w:val="24"/>
          <w:szCs w:val="24"/>
        </w:rPr>
        <w:t xml:space="preserve">, we have </w:t>
      </w:r>
      <w:r w:rsidRPr="00D30732">
        <w:rPr>
          <w:sz w:val="24"/>
          <w:szCs w:val="24"/>
          <w:lang w:eastAsia="ja-JP"/>
        </w:rPr>
        <w:t>chosen</w:t>
      </w:r>
      <w:r w:rsidRPr="00D30732">
        <w:rPr>
          <w:sz w:val="24"/>
          <w:szCs w:val="24"/>
        </w:rPr>
        <w:t xml:space="preserve"> the theme </w:t>
      </w:r>
      <w:r w:rsidRPr="00D30732">
        <w:rPr>
          <w:sz w:val="24"/>
          <w:szCs w:val="24"/>
          <w:lang w:eastAsia="ja-JP"/>
        </w:rPr>
        <w:t>for</w:t>
      </w:r>
      <w:r w:rsidRPr="00D30732">
        <w:rPr>
          <w:sz w:val="24"/>
          <w:szCs w:val="24"/>
        </w:rPr>
        <w:t xml:space="preserve"> ACDR2026</w:t>
      </w:r>
      <w:r w:rsidRPr="00D30732">
        <w:rPr>
          <w:sz w:val="24"/>
          <w:szCs w:val="24"/>
          <w:lang w:eastAsia="ja-JP"/>
        </w:rPr>
        <w:t>,</w:t>
      </w:r>
      <w:r w:rsidRPr="00D30732">
        <w:rPr>
          <w:sz w:val="24"/>
          <w:szCs w:val="24"/>
        </w:rPr>
        <w:t xml:space="preserve"> “Future-Proofing Transboundary Climate and Disaster Risk Reduction through Advanced Technologies for a Resilient Society”.</w:t>
      </w:r>
    </w:p>
    <w:p w14:paraId="252FBE46" w14:textId="2F4F2799" w:rsidR="00637BF4" w:rsidRPr="00D30732" w:rsidRDefault="00000000" w:rsidP="00D30732">
      <w:pPr>
        <w:spacing w:beforeLines="150" w:before="360" w:after="120"/>
        <w:jc w:val="both"/>
        <w:rPr>
          <w:sz w:val="24"/>
          <w:szCs w:val="24"/>
        </w:rPr>
      </w:pPr>
      <w:r w:rsidRPr="00D30732">
        <w:rPr>
          <w:sz w:val="24"/>
          <w:szCs w:val="24"/>
        </w:rPr>
        <w:t xml:space="preserve">This afternoon, the Roundtable Session will </w:t>
      </w:r>
      <w:r w:rsidRPr="00D30732">
        <w:rPr>
          <w:sz w:val="24"/>
          <w:szCs w:val="24"/>
          <w:lang w:eastAsia="ja-JP"/>
        </w:rPr>
        <w:t xml:space="preserve">provide an opportunity for </w:t>
      </w:r>
      <w:r w:rsidRPr="00D30732">
        <w:rPr>
          <w:sz w:val="24"/>
          <w:szCs w:val="24"/>
        </w:rPr>
        <w:t xml:space="preserve">each country </w:t>
      </w:r>
      <w:r w:rsidRPr="00D30732">
        <w:rPr>
          <w:sz w:val="24"/>
          <w:szCs w:val="24"/>
          <w:lang w:eastAsia="ja-JP"/>
        </w:rPr>
        <w:t>to share its</w:t>
      </w:r>
      <w:r w:rsidRPr="00D30732">
        <w:rPr>
          <w:sz w:val="24"/>
          <w:szCs w:val="24"/>
        </w:rPr>
        <w:t xml:space="preserve"> progress </w:t>
      </w:r>
      <w:r w:rsidRPr="00D30732">
        <w:rPr>
          <w:sz w:val="24"/>
          <w:szCs w:val="24"/>
          <w:lang w:eastAsia="ja-JP"/>
        </w:rPr>
        <w:t>in implementing</w:t>
      </w:r>
      <w:r w:rsidRPr="00D30732">
        <w:rPr>
          <w:sz w:val="24"/>
          <w:szCs w:val="24"/>
        </w:rPr>
        <w:t xml:space="preserve"> the Sendai Framework</w:t>
      </w:r>
      <w:r w:rsidRPr="00D30732">
        <w:rPr>
          <w:sz w:val="24"/>
          <w:szCs w:val="24"/>
          <w:lang w:eastAsia="ja-JP"/>
        </w:rPr>
        <w:t xml:space="preserve">, as well as </w:t>
      </w:r>
      <w:r w:rsidRPr="00D30732">
        <w:rPr>
          <w:sz w:val="24"/>
          <w:szCs w:val="24"/>
        </w:rPr>
        <w:t xml:space="preserve">the challenges that remain. </w:t>
      </w:r>
      <w:r w:rsidRPr="00D30732">
        <w:rPr>
          <w:sz w:val="24"/>
          <w:szCs w:val="24"/>
          <w:lang w:eastAsia="ja-JP"/>
        </w:rPr>
        <w:t>To</w:t>
      </w:r>
      <w:r w:rsidRPr="00D30732">
        <w:rPr>
          <w:sz w:val="24"/>
          <w:szCs w:val="24"/>
        </w:rPr>
        <w:t>morrow, the Technical Session on “DRR DX for Isolated and Inaccessible Regions” will ex</w:t>
      </w:r>
      <w:r w:rsidRPr="00D30732">
        <w:rPr>
          <w:sz w:val="24"/>
          <w:szCs w:val="24"/>
          <w:lang w:eastAsia="ja-JP"/>
        </w:rPr>
        <w:t>plore</w:t>
      </w:r>
      <w:r w:rsidRPr="00D30732">
        <w:rPr>
          <w:sz w:val="24"/>
          <w:szCs w:val="24"/>
        </w:rPr>
        <w:t xml:space="preserve"> how satellite observation, artificial intelligence and communication technologies can </w:t>
      </w:r>
      <w:r w:rsidRPr="00D30732">
        <w:rPr>
          <w:sz w:val="24"/>
          <w:szCs w:val="24"/>
          <w:lang w:eastAsia="ja-JP"/>
        </w:rPr>
        <w:t xml:space="preserve">help </w:t>
      </w:r>
      <w:r w:rsidRPr="00D30732">
        <w:rPr>
          <w:sz w:val="24"/>
          <w:szCs w:val="24"/>
        </w:rPr>
        <w:t xml:space="preserve">protect communities that are </w:t>
      </w:r>
      <w:r w:rsidRPr="00D30732">
        <w:rPr>
          <w:sz w:val="24"/>
          <w:szCs w:val="24"/>
          <w:lang w:eastAsia="ja-JP"/>
        </w:rPr>
        <w:t>at risk of being</w:t>
      </w:r>
      <w:r w:rsidRPr="00D30732">
        <w:rPr>
          <w:sz w:val="24"/>
          <w:szCs w:val="24"/>
        </w:rPr>
        <w:t xml:space="preserve"> left behind. </w:t>
      </w:r>
      <w:r w:rsidRPr="00D30732">
        <w:rPr>
          <w:sz w:val="24"/>
          <w:szCs w:val="24"/>
          <w:lang w:eastAsia="ja-JP"/>
        </w:rPr>
        <w:t xml:space="preserve"> We will then conclude ACDR2026 with a summary session, before visiting the Civil Defence Academy and attending the SCDF Parade. On Friday, the SIDEX-ACDR 2026 Conference will take place. I also encourage you to visit the exhibition, including the SCDF and Japan Pavilions.</w:t>
      </w:r>
    </w:p>
    <w:p w14:paraId="33A35C12" w14:textId="14011AA2" w:rsidR="00637BF4" w:rsidRPr="00D30732" w:rsidRDefault="00000000" w:rsidP="00D30732">
      <w:pPr>
        <w:spacing w:beforeLines="150" w:before="360" w:after="120"/>
        <w:jc w:val="both"/>
        <w:rPr>
          <w:sz w:val="24"/>
          <w:szCs w:val="24"/>
        </w:rPr>
      </w:pPr>
      <w:r w:rsidRPr="00D30732">
        <w:rPr>
          <w:sz w:val="24"/>
          <w:szCs w:val="24"/>
        </w:rPr>
        <w:t xml:space="preserve">The Asian Disaster Reduction </w:t>
      </w:r>
      <w:proofErr w:type="spellStart"/>
      <w:r w:rsidRPr="00D30732">
        <w:rPr>
          <w:sz w:val="24"/>
          <w:szCs w:val="24"/>
        </w:rPr>
        <w:t>Center</w:t>
      </w:r>
      <w:proofErr w:type="spellEnd"/>
      <w:r w:rsidRPr="00D30732">
        <w:rPr>
          <w:sz w:val="24"/>
          <w:szCs w:val="24"/>
        </w:rPr>
        <w:t>, together with its 33 member countries, continues to connect science with practice through initiatives such as Sentinel Asia, which uses satellite data for rapid disaster assessment, GLIDE, the global disaster identifier</w:t>
      </w:r>
      <w:r w:rsidRPr="00D30732">
        <w:rPr>
          <w:sz w:val="24"/>
          <w:szCs w:val="24"/>
          <w:lang w:eastAsia="ja-JP"/>
        </w:rPr>
        <w:t xml:space="preserve"> system</w:t>
      </w:r>
      <w:r w:rsidRPr="00D30732">
        <w:rPr>
          <w:sz w:val="24"/>
          <w:szCs w:val="24"/>
        </w:rPr>
        <w:t>, and</w:t>
      </w:r>
      <w:r w:rsidRPr="00D30732">
        <w:rPr>
          <w:sz w:val="24"/>
          <w:szCs w:val="24"/>
          <w:lang w:eastAsia="ja-JP"/>
        </w:rPr>
        <w:t xml:space="preserve"> various</w:t>
      </w:r>
      <w:r w:rsidRPr="00D30732">
        <w:rPr>
          <w:sz w:val="24"/>
          <w:szCs w:val="24"/>
        </w:rPr>
        <w:t xml:space="preserve"> platforms for sharing disaster information. I hope that the discussions </w:t>
      </w:r>
      <w:r w:rsidRPr="00D30732">
        <w:rPr>
          <w:sz w:val="24"/>
          <w:szCs w:val="24"/>
          <w:lang w:eastAsia="ja-JP"/>
        </w:rPr>
        <w:t xml:space="preserve">and exchanges </w:t>
      </w:r>
      <w:r w:rsidRPr="00D30732">
        <w:rPr>
          <w:sz w:val="24"/>
          <w:szCs w:val="24"/>
        </w:rPr>
        <w:t>over these t</w:t>
      </w:r>
      <w:r w:rsidRPr="00D30732">
        <w:rPr>
          <w:sz w:val="24"/>
          <w:szCs w:val="24"/>
          <w:lang w:eastAsia="ja-JP"/>
        </w:rPr>
        <w:t>hree</w:t>
      </w:r>
      <w:r w:rsidRPr="00D30732">
        <w:rPr>
          <w:sz w:val="24"/>
          <w:szCs w:val="24"/>
        </w:rPr>
        <w:t xml:space="preserve"> days will help make these mechanisms more practical and more widely utilised across the region.</w:t>
      </w:r>
    </w:p>
    <w:p w14:paraId="1D0FF3CF" w14:textId="6F86B8D6" w:rsidR="00EE3280" w:rsidRPr="00D30732" w:rsidRDefault="00000000" w:rsidP="00D30732">
      <w:pPr>
        <w:spacing w:beforeLines="150" w:before="360" w:after="120"/>
        <w:jc w:val="both"/>
        <w:rPr>
          <w:sz w:val="24"/>
          <w:szCs w:val="24"/>
        </w:rPr>
      </w:pPr>
      <w:r w:rsidRPr="00D30732">
        <w:rPr>
          <w:sz w:val="24"/>
          <w:szCs w:val="24"/>
        </w:rPr>
        <w:t>Over the</w:t>
      </w:r>
      <w:r w:rsidRPr="00D30732">
        <w:rPr>
          <w:sz w:val="24"/>
          <w:szCs w:val="24"/>
          <w:lang w:eastAsia="ja-JP"/>
        </w:rPr>
        <w:t xml:space="preserve"> course of this conference, I encourage </w:t>
      </w:r>
      <w:r w:rsidRPr="00D30732">
        <w:rPr>
          <w:sz w:val="24"/>
          <w:szCs w:val="24"/>
        </w:rPr>
        <w:t xml:space="preserve">each delegation to </w:t>
      </w:r>
      <w:r w:rsidRPr="00D30732">
        <w:rPr>
          <w:sz w:val="24"/>
          <w:szCs w:val="24"/>
          <w:lang w:eastAsia="ja-JP"/>
        </w:rPr>
        <w:t xml:space="preserve">share its experiences and challenges openly, and </w:t>
      </w:r>
      <w:r w:rsidRPr="00D30732">
        <w:rPr>
          <w:sz w:val="24"/>
          <w:szCs w:val="24"/>
        </w:rPr>
        <w:t xml:space="preserve">each speaker to </w:t>
      </w:r>
      <w:r w:rsidRPr="00D30732">
        <w:rPr>
          <w:sz w:val="24"/>
          <w:szCs w:val="24"/>
          <w:lang w:eastAsia="ja-JP"/>
        </w:rPr>
        <w:t xml:space="preserve">engage in </w:t>
      </w:r>
      <w:r w:rsidRPr="00D30732">
        <w:rPr>
          <w:sz w:val="24"/>
          <w:szCs w:val="24"/>
        </w:rPr>
        <w:t>active</w:t>
      </w:r>
      <w:r w:rsidRPr="00D30732">
        <w:rPr>
          <w:sz w:val="24"/>
          <w:szCs w:val="24"/>
          <w:lang w:eastAsia="ja-JP"/>
        </w:rPr>
        <w:t xml:space="preserve"> and constructive </w:t>
      </w:r>
      <w:r w:rsidR="00D30732" w:rsidRPr="00D30732">
        <w:rPr>
          <w:sz w:val="24"/>
          <w:szCs w:val="24"/>
          <w:lang w:eastAsia="ja-JP"/>
        </w:rPr>
        <w:t>discussions</w:t>
      </w:r>
      <w:r w:rsidRPr="00D30732">
        <w:rPr>
          <w:sz w:val="24"/>
          <w:szCs w:val="24"/>
          <w:lang w:eastAsia="ja-JP"/>
        </w:rPr>
        <w:t>.</w:t>
      </w:r>
      <w:r w:rsidRPr="00D30732">
        <w:rPr>
          <w:sz w:val="24"/>
          <w:szCs w:val="24"/>
        </w:rPr>
        <w:t xml:space="preserve"> </w:t>
      </w:r>
      <w:r w:rsidRPr="00D30732">
        <w:rPr>
          <w:sz w:val="24"/>
          <w:szCs w:val="24"/>
          <w:lang w:eastAsia="ja-JP"/>
        </w:rPr>
        <w:t xml:space="preserve">I hope </w:t>
      </w:r>
      <w:r w:rsidRPr="00D30732">
        <w:rPr>
          <w:sz w:val="24"/>
          <w:szCs w:val="24"/>
        </w:rPr>
        <w:t xml:space="preserve">that ACDR2026 </w:t>
      </w:r>
      <w:r w:rsidRPr="00D30732">
        <w:rPr>
          <w:sz w:val="24"/>
          <w:szCs w:val="24"/>
          <w:lang w:eastAsia="ja-JP"/>
        </w:rPr>
        <w:t xml:space="preserve">will serve as </w:t>
      </w:r>
      <w:r w:rsidRPr="00D30732">
        <w:rPr>
          <w:sz w:val="24"/>
          <w:szCs w:val="24"/>
        </w:rPr>
        <w:t xml:space="preserve">a platform where countries </w:t>
      </w:r>
      <w:r w:rsidRPr="00D30732">
        <w:rPr>
          <w:sz w:val="24"/>
          <w:szCs w:val="24"/>
          <w:lang w:eastAsia="ja-JP"/>
        </w:rPr>
        <w:t>across</w:t>
      </w:r>
      <w:r w:rsidRPr="00D30732">
        <w:rPr>
          <w:sz w:val="24"/>
          <w:szCs w:val="24"/>
        </w:rPr>
        <w:t xml:space="preserve"> Asia</w:t>
      </w:r>
      <w:r w:rsidRPr="00D30732">
        <w:rPr>
          <w:sz w:val="24"/>
          <w:szCs w:val="24"/>
          <w:lang w:eastAsia="ja-JP"/>
        </w:rPr>
        <w:t xml:space="preserve"> can </w:t>
      </w:r>
      <w:r w:rsidRPr="00D30732">
        <w:rPr>
          <w:sz w:val="24"/>
          <w:szCs w:val="24"/>
        </w:rPr>
        <w:t>share their experience</w:t>
      </w:r>
      <w:r w:rsidRPr="00D30732">
        <w:rPr>
          <w:sz w:val="24"/>
          <w:szCs w:val="24"/>
          <w:lang w:eastAsia="ja-JP"/>
        </w:rPr>
        <w:t>s</w:t>
      </w:r>
      <w:r w:rsidRPr="00D30732">
        <w:rPr>
          <w:sz w:val="24"/>
          <w:szCs w:val="24"/>
        </w:rPr>
        <w:t xml:space="preserve">, deepen mutual trust, and </w:t>
      </w:r>
      <w:r w:rsidRPr="00D30732">
        <w:rPr>
          <w:sz w:val="24"/>
          <w:szCs w:val="24"/>
          <w:lang w:eastAsia="ja-JP"/>
        </w:rPr>
        <w:t xml:space="preserve">translate our shared knowledge into </w:t>
      </w:r>
      <w:r w:rsidRPr="00D30732">
        <w:rPr>
          <w:sz w:val="24"/>
          <w:szCs w:val="24"/>
        </w:rPr>
        <w:t xml:space="preserve">collective action towards 2030, the target year of the Sendai Framework, and beyond. </w:t>
      </w:r>
    </w:p>
    <w:p w14:paraId="08091ACE" w14:textId="77777777" w:rsidR="00EE3280" w:rsidRPr="00D30732" w:rsidRDefault="00000000" w:rsidP="00D30732">
      <w:pPr>
        <w:spacing w:beforeLines="150" w:before="360" w:after="120"/>
        <w:jc w:val="both"/>
        <w:rPr>
          <w:sz w:val="24"/>
          <w:szCs w:val="24"/>
        </w:rPr>
      </w:pPr>
      <w:r w:rsidRPr="00D30732">
        <w:rPr>
          <w:sz w:val="24"/>
          <w:szCs w:val="24"/>
        </w:rPr>
        <w:t>With that, I declare the Asian Conference on Disaster Reduction 2026 open.</w:t>
      </w:r>
    </w:p>
    <w:p w14:paraId="6055F2B4" w14:textId="16F318D5" w:rsidR="00637BF4" w:rsidRPr="00D30732" w:rsidRDefault="00000000" w:rsidP="00D30732">
      <w:pPr>
        <w:spacing w:beforeLines="150" w:before="360" w:after="120"/>
        <w:jc w:val="both"/>
        <w:rPr>
          <w:sz w:val="24"/>
          <w:szCs w:val="24"/>
        </w:rPr>
      </w:pPr>
      <w:r w:rsidRPr="00D30732">
        <w:rPr>
          <w:sz w:val="24"/>
          <w:szCs w:val="24"/>
        </w:rPr>
        <w:t xml:space="preserve">I wish you </w:t>
      </w:r>
      <w:r w:rsidRPr="00D30732">
        <w:rPr>
          <w:sz w:val="24"/>
          <w:szCs w:val="24"/>
          <w:lang w:eastAsia="ja-JP"/>
        </w:rPr>
        <w:t xml:space="preserve">all </w:t>
      </w:r>
      <w:r w:rsidRPr="00D30732">
        <w:rPr>
          <w:sz w:val="24"/>
          <w:szCs w:val="24"/>
        </w:rPr>
        <w:t>t</w:t>
      </w:r>
      <w:r w:rsidRPr="00D30732">
        <w:rPr>
          <w:sz w:val="24"/>
          <w:szCs w:val="24"/>
          <w:lang w:eastAsia="ja-JP"/>
        </w:rPr>
        <w:t>hree</w:t>
      </w:r>
      <w:r w:rsidRPr="00D30732">
        <w:rPr>
          <w:sz w:val="24"/>
          <w:szCs w:val="24"/>
        </w:rPr>
        <w:t xml:space="preserve"> fruitful </w:t>
      </w:r>
      <w:r w:rsidRPr="00D30732">
        <w:rPr>
          <w:sz w:val="24"/>
          <w:szCs w:val="24"/>
          <w:lang w:eastAsia="ja-JP"/>
        </w:rPr>
        <w:t xml:space="preserve">and inspiring </w:t>
      </w:r>
      <w:r w:rsidRPr="00D30732">
        <w:rPr>
          <w:sz w:val="24"/>
          <w:szCs w:val="24"/>
        </w:rPr>
        <w:t>days.</w:t>
      </w:r>
    </w:p>
    <w:p w14:paraId="5C4CC120" w14:textId="77777777" w:rsidR="00637BF4" w:rsidRPr="00D30732" w:rsidRDefault="00000000" w:rsidP="00D30732">
      <w:pPr>
        <w:spacing w:beforeLines="150" w:before="360" w:after="120"/>
        <w:jc w:val="both"/>
        <w:rPr>
          <w:sz w:val="24"/>
          <w:szCs w:val="24"/>
        </w:rPr>
      </w:pPr>
      <w:r w:rsidRPr="00D30732">
        <w:rPr>
          <w:sz w:val="24"/>
          <w:szCs w:val="24"/>
        </w:rPr>
        <w:t>Thank you.</w:t>
      </w:r>
    </w:p>
    <w:p w14:paraId="709614FF" w14:textId="2D7BFA84" w:rsidR="00917114" w:rsidRPr="00D30732" w:rsidRDefault="00917114" w:rsidP="00D30732">
      <w:pPr>
        <w:jc w:val="both"/>
        <w:rPr>
          <w:sz w:val="24"/>
          <w:szCs w:val="24"/>
          <w:lang w:eastAsia="ja-JP"/>
        </w:rPr>
      </w:pPr>
    </w:p>
    <w:sectPr w:rsidR="00917114" w:rsidRPr="00D3073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87F4" w14:textId="77777777" w:rsidR="003456C0" w:rsidRDefault="003456C0" w:rsidP="00B3318F">
      <w:pPr>
        <w:spacing w:after="0" w:line="240" w:lineRule="auto"/>
      </w:pPr>
      <w:r>
        <w:separator/>
      </w:r>
    </w:p>
  </w:endnote>
  <w:endnote w:type="continuationSeparator" w:id="0">
    <w:p w14:paraId="17031FAD" w14:textId="77777777" w:rsidR="003456C0" w:rsidRDefault="003456C0" w:rsidP="00B33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5CED7" w14:textId="77777777" w:rsidR="003456C0" w:rsidRDefault="003456C0" w:rsidP="00B3318F">
      <w:pPr>
        <w:spacing w:after="0" w:line="240" w:lineRule="auto"/>
      </w:pPr>
      <w:r>
        <w:separator/>
      </w:r>
    </w:p>
  </w:footnote>
  <w:footnote w:type="continuationSeparator" w:id="0">
    <w:p w14:paraId="4876F20B" w14:textId="77777777" w:rsidR="003456C0" w:rsidRDefault="003456C0" w:rsidP="00B331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5690724">
    <w:abstractNumId w:val="8"/>
  </w:num>
  <w:num w:numId="2" w16cid:durableId="980959788">
    <w:abstractNumId w:val="6"/>
  </w:num>
  <w:num w:numId="3" w16cid:durableId="719205552">
    <w:abstractNumId w:val="5"/>
  </w:num>
  <w:num w:numId="4" w16cid:durableId="781145034">
    <w:abstractNumId w:val="4"/>
  </w:num>
  <w:num w:numId="5" w16cid:durableId="772700444">
    <w:abstractNumId w:val="7"/>
  </w:num>
  <w:num w:numId="6" w16cid:durableId="536507929">
    <w:abstractNumId w:val="3"/>
  </w:num>
  <w:num w:numId="7" w16cid:durableId="217279623">
    <w:abstractNumId w:val="2"/>
  </w:num>
  <w:num w:numId="8" w16cid:durableId="1489249102">
    <w:abstractNumId w:val="1"/>
  </w:num>
  <w:num w:numId="9" w16cid:durableId="14030236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RC_Kodama">
    <w15:presenceInfo w15:providerId="AD" w15:userId="S::mk-kodama@adrc.asia::fde4b921-3245-47f4-ac47-8015fa7df8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6CF"/>
    <w:rsid w:val="0015074B"/>
    <w:rsid w:val="001736DF"/>
    <w:rsid w:val="001E2085"/>
    <w:rsid w:val="0029639D"/>
    <w:rsid w:val="002F1850"/>
    <w:rsid w:val="00326F90"/>
    <w:rsid w:val="003456C0"/>
    <w:rsid w:val="003647DD"/>
    <w:rsid w:val="003B6051"/>
    <w:rsid w:val="0042041F"/>
    <w:rsid w:val="00440DF7"/>
    <w:rsid w:val="004F1DA0"/>
    <w:rsid w:val="00637BF4"/>
    <w:rsid w:val="006A29DA"/>
    <w:rsid w:val="008278B7"/>
    <w:rsid w:val="008F6188"/>
    <w:rsid w:val="00917114"/>
    <w:rsid w:val="009362AA"/>
    <w:rsid w:val="00A22C0E"/>
    <w:rsid w:val="00A36B2D"/>
    <w:rsid w:val="00A5669D"/>
    <w:rsid w:val="00A71EAA"/>
    <w:rsid w:val="00AA1D8D"/>
    <w:rsid w:val="00B3318F"/>
    <w:rsid w:val="00B4750B"/>
    <w:rsid w:val="00B47730"/>
    <w:rsid w:val="00B65B61"/>
    <w:rsid w:val="00BE63CF"/>
    <w:rsid w:val="00C03258"/>
    <w:rsid w:val="00C419E8"/>
    <w:rsid w:val="00CB0664"/>
    <w:rsid w:val="00D30732"/>
    <w:rsid w:val="00D766C8"/>
    <w:rsid w:val="00D80427"/>
    <w:rsid w:val="00D83917"/>
    <w:rsid w:val="00D94D6D"/>
    <w:rsid w:val="00DB43C8"/>
    <w:rsid w:val="00EE3280"/>
    <w:rsid w:val="00F11EFB"/>
    <w:rsid w:val="00FA4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D2223E9"/>
  <w14:defaultImageDpi w14:val="300"/>
  <w15:docId w15:val="{B5648A85-2965-4102-825E-C9571B9F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lang w:val="en-GB"/>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Revision"/>
    <w:hidden/>
    <w:uiPriority w:val="99"/>
    <w:semiHidden/>
    <w:rsid w:val="003647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564</Words>
  <Characters>3221</Characters>
  <Application>Microsoft Office Word</Application>
  <DocSecurity>0</DocSecurity>
  <Lines>26</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ADRC_Kodama</cp:lastModifiedBy>
  <cp:revision>4</cp:revision>
  <dcterms:created xsi:type="dcterms:W3CDTF">2026-10-01T01:57:00Z</dcterms:created>
  <dcterms:modified xsi:type="dcterms:W3CDTF">2026-10-01T02:26:00Z</dcterms:modified>
  <cp:category/>
</cp:coreProperties>
</file>