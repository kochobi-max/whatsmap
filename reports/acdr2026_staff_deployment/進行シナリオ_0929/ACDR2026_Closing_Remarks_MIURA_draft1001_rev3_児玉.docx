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CC6AE" w14:textId="77777777" w:rsidR="004B441B" w:rsidRDefault="00000000" w:rsidP="004B441B">
      <w:pPr>
        <w:jc w:val="center"/>
        <w:rPr>
          <w:b/>
          <w:sz w:val="24"/>
          <w:szCs w:val="24"/>
          <w:lang w:val="en-GB"/>
        </w:rPr>
      </w:pPr>
      <w:r w:rsidRPr="004B441B">
        <w:rPr>
          <w:b/>
          <w:sz w:val="24"/>
          <w:szCs w:val="24"/>
          <w:lang w:val="en-GB"/>
        </w:rPr>
        <w:t>ACDR2026 Closing Remarks</w:t>
      </w:r>
    </w:p>
    <w:p w14:paraId="23CB81D1" w14:textId="77777777" w:rsidR="004B441B" w:rsidRPr="00D30732" w:rsidRDefault="004B441B" w:rsidP="004B441B">
      <w:pPr>
        <w:jc w:val="center"/>
        <w:rPr>
          <w:b/>
          <w:sz w:val="24"/>
          <w:szCs w:val="24"/>
          <w:lang w:eastAsia="ja-JP"/>
        </w:rPr>
      </w:pPr>
      <w:r w:rsidRPr="00D30732">
        <w:rPr>
          <w:b/>
          <w:sz w:val="24"/>
          <w:szCs w:val="24"/>
          <w:lang w:eastAsia="ja-JP"/>
        </w:rPr>
        <w:t>Prof. MIURA</w:t>
      </w:r>
      <w:r>
        <w:rPr>
          <w:rFonts w:hint="eastAsia"/>
          <w:b/>
          <w:sz w:val="24"/>
          <w:szCs w:val="24"/>
          <w:lang w:eastAsia="ja-JP"/>
        </w:rPr>
        <w:t xml:space="preserve"> </w:t>
      </w:r>
      <w:proofErr w:type="spellStart"/>
      <w:r w:rsidRPr="00D30732">
        <w:rPr>
          <w:b/>
          <w:sz w:val="24"/>
          <w:szCs w:val="24"/>
          <w:lang w:eastAsia="ja-JP"/>
        </w:rPr>
        <w:t>Fusanori</w:t>
      </w:r>
      <w:proofErr w:type="spellEnd"/>
      <w:r w:rsidRPr="00D30732">
        <w:rPr>
          <w:b/>
          <w:sz w:val="24"/>
          <w:szCs w:val="24"/>
          <w:lang w:eastAsia="ja-JP"/>
        </w:rPr>
        <w:t>, Chairman, Asian Disaster Reduction Center (ADRC)</w:t>
      </w:r>
    </w:p>
    <w:p w14:paraId="2CDDA362" w14:textId="10B2EDA8" w:rsidR="00995E0F" w:rsidRDefault="004B441B" w:rsidP="004B441B">
      <w:pPr>
        <w:jc w:val="center"/>
        <w:rPr>
          <w:lang w:eastAsia="ja-JP"/>
        </w:rPr>
      </w:pPr>
      <w:r>
        <w:rPr>
          <w:rFonts w:hint="eastAsia"/>
          <w:b/>
          <w:lang w:eastAsia="ja-JP"/>
        </w:rPr>
        <w:t>(</w:t>
      </w:r>
      <w:r w:rsidR="00000000">
        <w:rPr>
          <w:b/>
          <w:lang w:eastAsia="ja-JP"/>
        </w:rPr>
        <w:t>11:51</w:t>
      </w:r>
      <w:r>
        <w:rPr>
          <w:rFonts w:hint="eastAsia"/>
          <w:b/>
          <w:lang w:eastAsia="ja-JP"/>
        </w:rPr>
        <w:t>-11:53, 29 October, Peridot Room, Singapore EXPO)</w:t>
      </w:r>
    </w:p>
    <w:p w14:paraId="3AE772F2" w14:textId="29832FB6" w:rsidR="004B441B" w:rsidRPr="004B441B" w:rsidRDefault="004B441B" w:rsidP="004B441B">
      <w:pPr>
        <w:spacing w:beforeLines="150" w:before="360" w:after="120"/>
        <w:jc w:val="both"/>
        <w:rPr>
          <w:sz w:val="24"/>
          <w:szCs w:val="24"/>
          <w:lang w:val="en-GB"/>
        </w:rPr>
      </w:pPr>
      <w:r w:rsidRPr="004B441B">
        <w:rPr>
          <w:sz w:val="24"/>
          <w:szCs w:val="24"/>
          <w:lang w:val="en-GB"/>
        </w:rPr>
        <w:t>Excellencies, distinguished delegates, ladies and gentlemen,</w:t>
      </w:r>
    </w:p>
    <w:p w14:paraId="5C317ACA" w14:textId="37B32B69" w:rsidR="004B441B" w:rsidRPr="004B441B" w:rsidRDefault="004B441B" w:rsidP="004B441B">
      <w:pPr>
        <w:spacing w:beforeLines="150" w:before="360" w:after="120"/>
        <w:jc w:val="both"/>
        <w:rPr>
          <w:sz w:val="24"/>
          <w:szCs w:val="24"/>
          <w:lang w:val="en-GB"/>
        </w:rPr>
      </w:pPr>
      <w:r w:rsidRPr="004B441B">
        <w:rPr>
          <w:sz w:val="24"/>
          <w:szCs w:val="24"/>
          <w:lang w:val="en-GB"/>
        </w:rPr>
        <w:t>On behalf of the Asian Disaster Reduction Center, allow me to say a few words a</w:t>
      </w:r>
      <w:ins w:id="0" w:author="ADRC_Kodama" w:date="2026-10-01T11:47:00Z" w16du:dateUtc="2026-10-01T02:47:00Z">
        <w:r>
          <w:rPr>
            <w:rFonts w:hint="eastAsia"/>
            <w:sz w:val="24"/>
            <w:szCs w:val="24"/>
            <w:lang w:val="en-GB" w:eastAsia="ja-JP"/>
          </w:rPr>
          <w:t xml:space="preserve">s we bring </w:t>
        </w:r>
      </w:ins>
      <w:del w:id="1" w:author="ADRC_Kodama" w:date="2026-10-01T11:47:00Z" w16du:dateUtc="2026-10-01T02:47:00Z">
        <w:r w:rsidRPr="004B441B" w:rsidDel="004B441B">
          <w:rPr>
            <w:sz w:val="24"/>
            <w:szCs w:val="24"/>
            <w:lang w:val="en-GB"/>
          </w:rPr>
          <w:delText xml:space="preserve">t the close of </w:delText>
        </w:r>
      </w:del>
      <w:r w:rsidRPr="004B441B">
        <w:rPr>
          <w:sz w:val="24"/>
          <w:szCs w:val="24"/>
          <w:lang w:val="en-GB"/>
        </w:rPr>
        <w:t>the Asian Conference on Disaster Reduction 2026</w:t>
      </w:r>
      <w:ins w:id="2" w:author="ADRC_Kodama" w:date="2026-10-01T11:47:00Z" w16du:dateUtc="2026-10-01T02:47:00Z">
        <w:r w:rsidRPr="004B441B">
          <w:rPr>
            <w:sz w:val="24"/>
            <w:szCs w:val="24"/>
            <w:lang w:val="en-GB"/>
          </w:rPr>
          <w:t xml:space="preserve"> </w:t>
        </w:r>
        <w:r w:rsidRPr="004B441B">
          <w:rPr>
            <w:sz w:val="24"/>
            <w:szCs w:val="24"/>
            <w:lang w:val="en-GB"/>
          </w:rPr>
          <w:t>t</w:t>
        </w:r>
        <w:r>
          <w:rPr>
            <w:rFonts w:hint="eastAsia"/>
            <w:sz w:val="24"/>
            <w:szCs w:val="24"/>
            <w:lang w:val="en-GB" w:eastAsia="ja-JP"/>
          </w:rPr>
          <w:t xml:space="preserve">o </w:t>
        </w:r>
      </w:ins>
      <w:ins w:id="3" w:author="ADRC_Kodama" w:date="2026-10-01T11:48:00Z" w16du:dateUtc="2026-10-01T02:48:00Z">
        <w:r>
          <w:rPr>
            <w:rFonts w:hint="eastAsia"/>
            <w:sz w:val="24"/>
            <w:szCs w:val="24"/>
            <w:lang w:val="en-GB" w:eastAsia="ja-JP"/>
          </w:rPr>
          <w:t>a</w:t>
        </w:r>
      </w:ins>
      <w:ins w:id="4" w:author="ADRC_Kodama" w:date="2026-10-01T11:47:00Z" w16du:dateUtc="2026-10-01T02:47:00Z">
        <w:r w:rsidRPr="004B441B">
          <w:rPr>
            <w:sz w:val="24"/>
            <w:szCs w:val="24"/>
            <w:lang w:val="en-GB"/>
          </w:rPr>
          <w:t xml:space="preserve"> close</w:t>
        </w:r>
      </w:ins>
      <w:r w:rsidRPr="004B441B">
        <w:rPr>
          <w:sz w:val="24"/>
          <w:szCs w:val="24"/>
          <w:lang w:val="en-GB"/>
        </w:rPr>
        <w:t>.</w:t>
      </w:r>
    </w:p>
    <w:p w14:paraId="71407F28" w14:textId="21C054CC" w:rsidR="004B441B" w:rsidRPr="004B441B" w:rsidRDefault="004B441B" w:rsidP="004B441B">
      <w:pPr>
        <w:spacing w:beforeLines="150" w:before="360" w:after="120"/>
        <w:jc w:val="both"/>
        <w:rPr>
          <w:sz w:val="24"/>
          <w:szCs w:val="24"/>
          <w:lang w:val="en-GB"/>
        </w:rPr>
      </w:pPr>
      <w:proofErr w:type="gramStart"/>
      <w:r w:rsidRPr="004B441B">
        <w:rPr>
          <w:sz w:val="24"/>
          <w:szCs w:val="24"/>
          <w:lang w:val="en-GB"/>
        </w:rPr>
        <w:t>First of all</w:t>
      </w:r>
      <w:proofErr w:type="gramEnd"/>
      <w:r w:rsidRPr="004B441B">
        <w:rPr>
          <w:sz w:val="24"/>
          <w:szCs w:val="24"/>
          <w:lang w:val="en-GB"/>
        </w:rPr>
        <w:t>, I wish to thank our co-host</w:t>
      </w:r>
      <w:ins w:id="5" w:author="ADRC_Kodama" w:date="2026-10-01T11:48:00Z" w16du:dateUtc="2026-10-01T02:48:00Z">
        <w:r>
          <w:rPr>
            <w:rFonts w:hint="eastAsia"/>
            <w:sz w:val="24"/>
            <w:szCs w:val="24"/>
            <w:lang w:val="en-GB" w:eastAsia="ja-JP"/>
          </w:rPr>
          <w:t>s</w:t>
        </w:r>
      </w:ins>
      <w:r w:rsidRPr="004B441B">
        <w:rPr>
          <w:sz w:val="24"/>
          <w:szCs w:val="24"/>
          <w:lang w:val="en-GB"/>
        </w:rPr>
        <w:t>, the Singapore Civil Defence Force</w:t>
      </w:r>
      <w:ins w:id="6" w:author="ADRC_Kodama" w:date="2026-10-01T11:48:00Z" w16du:dateUtc="2026-10-01T02:48:00Z">
        <w:r>
          <w:rPr>
            <w:rFonts w:hint="eastAsia"/>
            <w:sz w:val="24"/>
            <w:szCs w:val="24"/>
            <w:lang w:val="en-GB" w:eastAsia="ja-JP"/>
          </w:rPr>
          <w:t xml:space="preserve"> (SCDF)</w:t>
        </w:r>
        <w:r w:rsidR="00FC4066">
          <w:rPr>
            <w:rFonts w:hint="eastAsia"/>
            <w:sz w:val="24"/>
            <w:szCs w:val="24"/>
            <w:lang w:val="en-GB" w:eastAsia="ja-JP"/>
          </w:rPr>
          <w:t xml:space="preserve"> an</w:t>
        </w:r>
      </w:ins>
      <w:ins w:id="7" w:author="ADRC_Kodama" w:date="2026-10-01T11:49:00Z" w16du:dateUtc="2026-10-01T02:49:00Z">
        <w:r w:rsidR="00FC4066">
          <w:rPr>
            <w:rFonts w:hint="eastAsia"/>
            <w:sz w:val="24"/>
            <w:szCs w:val="24"/>
            <w:lang w:val="en-GB" w:eastAsia="ja-JP"/>
          </w:rPr>
          <w:t>d</w:t>
        </w:r>
      </w:ins>
      <w:del w:id="8" w:author="ADRC_Kodama" w:date="2026-10-01T11:49:00Z" w16du:dateUtc="2026-10-01T02:49:00Z">
        <w:r w:rsidRPr="004B441B" w:rsidDel="00FC4066">
          <w:rPr>
            <w:sz w:val="24"/>
            <w:szCs w:val="24"/>
            <w:lang w:val="en-GB"/>
          </w:rPr>
          <w:delText>,</w:delText>
        </w:r>
      </w:del>
      <w:ins w:id="9" w:author="ADRC_Kodama" w:date="2026-10-01T11:48:00Z" w16du:dateUtc="2026-10-01T02:48:00Z">
        <w:r w:rsidR="00FC4066" w:rsidRPr="00FC4066">
          <w:rPr>
            <w:sz w:val="24"/>
            <w:szCs w:val="24"/>
            <w:lang w:val="en-GB"/>
          </w:rPr>
          <w:t xml:space="preserve"> </w:t>
        </w:r>
        <w:r w:rsidR="00FC4066" w:rsidRPr="004B441B">
          <w:rPr>
            <w:sz w:val="24"/>
            <w:szCs w:val="24"/>
            <w:lang w:val="en-GB"/>
          </w:rPr>
          <w:t xml:space="preserve">the Cabinet Office of Japan, </w:t>
        </w:r>
      </w:ins>
      <w:del w:id="10" w:author="ADRC_Kodama" w:date="2026-10-01T11:49:00Z" w16du:dateUtc="2026-10-01T02:49:00Z">
        <w:r w:rsidRPr="004B441B" w:rsidDel="00FC4066">
          <w:rPr>
            <w:sz w:val="24"/>
            <w:szCs w:val="24"/>
            <w:lang w:val="en-GB"/>
          </w:rPr>
          <w:delText xml:space="preserve"> </w:delText>
        </w:r>
      </w:del>
      <w:ins w:id="11" w:author="ADRC_Kodama" w:date="2026-10-01T11:49:00Z" w16du:dateUtc="2026-10-01T02:49:00Z">
        <w:r w:rsidR="00FC4066">
          <w:rPr>
            <w:rFonts w:hint="eastAsia"/>
            <w:sz w:val="24"/>
            <w:szCs w:val="24"/>
            <w:lang w:val="en-GB" w:eastAsia="ja-JP"/>
          </w:rPr>
          <w:t>as well as</w:t>
        </w:r>
      </w:ins>
      <w:del w:id="12" w:author="ADRC_Kodama" w:date="2026-10-01T11:49:00Z" w16du:dateUtc="2026-10-01T02:49:00Z">
        <w:r w:rsidRPr="004B441B" w:rsidDel="00FC4066">
          <w:rPr>
            <w:sz w:val="24"/>
            <w:szCs w:val="24"/>
            <w:lang w:val="en-GB"/>
          </w:rPr>
          <w:delText>and</w:delText>
        </w:r>
      </w:del>
      <w:r w:rsidRPr="004B441B">
        <w:rPr>
          <w:sz w:val="24"/>
          <w:szCs w:val="24"/>
          <w:lang w:val="en-GB"/>
        </w:rPr>
        <w:t xml:space="preserve"> COSEM</w:t>
      </w:r>
      <w:ins w:id="13" w:author="ADRC_Kodama" w:date="2026-10-01T11:50:00Z" w16du:dateUtc="2026-10-01T02:50:00Z">
        <w:r w:rsidR="00FC4066">
          <w:rPr>
            <w:rFonts w:hint="eastAsia"/>
            <w:sz w:val="24"/>
            <w:szCs w:val="24"/>
            <w:lang w:val="en-GB" w:eastAsia="ja-JP"/>
          </w:rPr>
          <w:t xml:space="preserve"> and t</w:t>
        </w:r>
      </w:ins>
      <w:del w:id="14" w:author="ADRC_Kodama" w:date="2026-10-01T11:50:00Z" w16du:dateUtc="2026-10-01T02:50:00Z">
        <w:r w:rsidRPr="004B441B" w:rsidDel="00FC4066">
          <w:rPr>
            <w:sz w:val="24"/>
            <w:szCs w:val="24"/>
            <w:lang w:val="en-GB"/>
          </w:rPr>
          <w:delText xml:space="preserve">, </w:delText>
        </w:r>
      </w:del>
      <w:del w:id="15" w:author="ADRC_Kodama" w:date="2026-10-01T11:48:00Z" w16du:dateUtc="2026-10-01T02:48:00Z">
        <w:r w:rsidRPr="004B441B" w:rsidDel="00FC4066">
          <w:rPr>
            <w:sz w:val="24"/>
            <w:szCs w:val="24"/>
            <w:lang w:val="en-GB"/>
          </w:rPr>
          <w:delText>the Cabinet Office of Japan, t</w:delText>
        </w:r>
      </w:del>
      <w:r w:rsidRPr="004B441B">
        <w:rPr>
          <w:sz w:val="24"/>
          <w:szCs w:val="24"/>
          <w:lang w:val="en-GB"/>
        </w:rPr>
        <w:t xml:space="preserve">he Embassy of Japan in Singapore, </w:t>
      </w:r>
      <w:ins w:id="16" w:author="ADRC_Kodama" w:date="2026-10-01T11:50:00Z" w16du:dateUtc="2026-10-01T02:50:00Z">
        <w:r w:rsidR="00FC4066">
          <w:rPr>
            <w:rFonts w:hint="eastAsia"/>
            <w:sz w:val="24"/>
            <w:szCs w:val="24"/>
            <w:lang w:val="en-GB" w:eastAsia="ja-JP"/>
          </w:rPr>
          <w:t xml:space="preserve">for their invaluable support. I would also like to thank </w:t>
        </w:r>
      </w:ins>
      <w:del w:id="17" w:author="ADRC_Kodama" w:date="2026-10-01T11:50:00Z" w16du:dateUtc="2026-10-01T02:50:00Z">
        <w:r w:rsidRPr="004B441B" w:rsidDel="00FC4066">
          <w:rPr>
            <w:sz w:val="24"/>
            <w:szCs w:val="24"/>
            <w:lang w:val="en-GB"/>
          </w:rPr>
          <w:delText xml:space="preserve">and </w:delText>
        </w:r>
      </w:del>
      <w:r w:rsidRPr="004B441B">
        <w:rPr>
          <w:sz w:val="24"/>
          <w:szCs w:val="24"/>
          <w:lang w:val="en-GB"/>
        </w:rPr>
        <w:t>all the delegat</w:t>
      </w:r>
      <w:ins w:id="18" w:author="ADRC_Kodama" w:date="2026-10-01T11:50:00Z" w16du:dateUtc="2026-10-01T02:50:00Z">
        <w:r w:rsidR="00FC4066">
          <w:rPr>
            <w:rFonts w:hint="eastAsia"/>
            <w:sz w:val="24"/>
            <w:szCs w:val="24"/>
            <w:lang w:val="en-GB" w:eastAsia="ja-JP"/>
          </w:rPr>
          <w:t>e</w:t>
        </w:r>
      </w:ins>
      <w:del w:id="19" w:author="ADRC_Kodama" w:date="2026-10-01T11:51:00Z" w16du:dateUtc="2026-10-01T02:51:00Z">
        <w:r w:rsidRPr="004B441B" w:rsidDel="00FC4066">
          <w:rPr>
            <w:sz w:val="24"/>
            <w:szCs w:val="24"/>
            <w:lang w:val="en-GB"/>
          </w:rPr>
          <w:delText>ion</w:delText>
        </w:r>
      </w:del>
      <w:r w:rsidRPr="004B441B">
        <w:rPr>
          <w:sz w:val="24"/>
          <w:szCs w:val="24"/>
          <w:lang w:val="en-GB"/>
        </w:rPr>
        <w:t xml:space="preserve">s, speakers, moderators and online participants for </w:t>
      </w:r>
      <w:ins w:id="20" w:author="ADRC_Kodama" w:date="2026-10-01T11:51:00Z" w16du:dateUtc="2026-10-01T02:51:00Z">
        <w:r w:rsidR="00FC4066">
          <w:rPr>
            <w:rFonts w:hint="eastAsia"/>
            <w:sz w:val="24"/>
            <w:szCs w:val="24"/>
            <w:lang w:val="en-GB" w:eastAsia="ja-JP"/>
          </w:rPr>
          <w:t xml:space="preserve">their </w:t>
        </w:r>
        <w:r w:rsidR="00FC4066" w:rsidRPr="004B441B">
          <w:rPr>
            <w:sz w:val="24"/>
            <w:szCs w:val="24"/>
            <w:lang w:val="en-GB"/>
          </w:rPr>
          <w:t>active and constructive discussion</w:t>
        </w:r>
        <w:r w:rsidR="00FC4066">
          <w:rPr>
            <w:rFonts w:hint="eastAsia"/>
            <w:sz w:val="24"/>
            <w:szCs w:val="24"/>
            <w:lang w:val="en-GB" w:eastAsia="ja-JP"/>
          </w:rPr>
          <w:t xml:space="preserve">s over </w:t>
        </w:r>
      </w:ins>
      <w:ins w:id="21" w:author="ADRC_Kodama" w:date="2026-10-01T12:16:00Z" w16du:dateUtc="2026-10-01T03:16:00Z">
        <w:r w:rsidR="005F78B5">
          <w:rPr>
            <w:rFonts w:hint="eastAsia"/>
            <w:sz w:val="24"/>
            <w:szCs w:val="24"/>
            <w:lang w:val="en-GB" w:eastAsia="ja-JP"/>
          </w:rPr>
          <w:t xml:space="preserve">the past </w:t>
        </w:r>
      </w:ins>
      <w:r w:rsidRPr="004B441B">
        <w:rPr>
          <w:sz w:val="24"/>
          <w:szCs w:val="24"/>
          <w:lang w:val="en-GB"/>
        </w:rPr>
        <w:t>two days</w:t>
      </w:r>
      <w:del w:id="22" w:author="ADRC_Kodama" w:date="2026-10-01T11:51:00Z" w16du:dateUtc="2026-10-01T02:51:00Z">
        <w:r w:rsidRPr="004B441B" w:rsidDel="00FC4066">
          <w:rPr>
            <w:sz w:val="24"/>
            <w:szCs w:val="24"/>
            <w:lang w:val="en-GB"/>
          </w:rPr>
          <w:delText xml:space="preserve"> of</w:delText>
        </w:r>
      </w:del>
      <w:ins w:id="23" w:author="ADRC_Kodama" w:date="2026-10-01T11:51:00Z" w16du:dateUtc="2026-10-01T02:51:00Z">
        <w:r w:rsidR="00FC4066">
          <w:rPr>
            <w:rFonts w:hint="eastAsia"/>
            <w:sz w:val="24"/>
            <w:szCs w:val="24"/>
            <w:lang w:val="en-GB" w:eastAsia="ja-JP"/>
          </w:rPr>
          <w:t>.</w:t>
        </w:r>
      </w:ins>
      <w:r w:rsidRPr="004B441B">
        <w:rPr>
          <w:sz w:val="24"/>
          <w:szCs w:val="24"/>
          <w:lang w:val="en-GB"/>
        </w:rPr>
        <w:t xml:space="preserve"> </w:t>
      </w:r>
      <w:del w:id="24" w:author="ADRC_Kodama" w:date="2026-10-01T11:51:00Z" w16du:dateUtc="2026-10-01T02:51:00Z">
        <w:r w:rsidRPr="004B441B" w:rsidDel="00FC4066">
          <w:rPr>
            <w:sz w:val="24"/>
            <w:szCs w:val="24"/>
            <w:lang w:val="en-GB"/>
          </w:rPr>
          <w:delText>active and constructive discussion.</w:delText>
        </w:r>
      </w:del>
    </w:p>
    <w:p w14:paraId="60E156B2" w14:textId="0BD18ED4" w:rsidR="00334C89" w:rsidRDefault="004B441B" w:rsidP="004B441B">
      <w:pPr>
        <w:spacing w:beforeLines="150" w:before="360" w:after="120"/>
        <w:jc w:val="both"/>
        <w:rPr>
          <w:ins w:id="25" w:author="ADRC_Kodama" w:date="2026-10-01T12:08:00Z" w16du:dateUtc="2026-10-01T03:08:00Z"/>
          <w:sz w:val="24"/>
          <w:szCs w:val="24"/>
          <w:lang w:val="en-GB"/>
        </w:rPr>
      </w:pPr>
      <w:r w:rsidRPr="004B441B">
        <w:rPr>
          <w:sz w:val="24"/>
          <w:szCs w:val="24"/>
          <w:lang w:val="en-GB"/>
        </w:rPr>
        <w:t xml:space="preserve">Executive Director Miyaki has just summarised </w:t>
      </w:r>
      <w:ins w:id="26" w:author="ADRC_Kodama" w:date="2026-10-01T12:07:00Z" w16du:dateUtc="2026-10-01T03:07:00Z">
        <w:r w:rsidR="00334C89">
          <w:rPr>
            <w:rFonts w:hint="eastAsia"/>
            <w:sz w:val="24"/>
            <w:szCs w:val="24"/>
            <w:lang w:val="en-GB" w:eastAsia="ja-JP"/>
          </w:rPr>
          <w:t xml:space="preserve">the </w:t>
        </w:r>
      </w:ins>
      <w:ins w:id="27" w:author="ADRC_Kodama" w:date="2026-10-01T11:52:00Z" w16du:dateUtc="2026-10-01T02:52:00Z">
        <w:r w:rsidR="00FC4066">
          <w:rPr>
            <w:rFonts w:hint="eastAsia"/>
            <w:sz w:val="24"/>
            <w:szCs w:val="24"/>
            <w:lang w:val="en-GB" w:eastAsia="ja-JP"/>
          </w:rPr>
          <w:t xml:space="preserve">key outcomes of </w:t>
        </w:r>
      </w:ins>
      <w:r w:rsidRPr="004B441B">
        <w:rPr>
          <w:sz w:val="24"/>
          <w:szCs w:val="24"/>
          <w:lang w:val="en-GB"/>
        </w:rPr>
        <w:t xml:space="preserve">our discussions, so I will not repeat them. Let me simply </w:t>
      </w:r>
      <w:ins w:id="28" w:author="ADRC_Kodama" w:date="2026-10-01T11:52:00Z" w16du:dateUtc="2026-10-01T02:52:00Z">
        <w:r w:rsidR="00FC4066">
          <w:rPr>
            <w:rFonts w:hint="eastAsia"/>
            <w:sz w:val="24"/>
            <w:szCs w:val="24"/>
            <w:lang w:val="en-GB" w:eastAsia="ja-JP"/>
          </w:rPr>
          <w:t>highlight</w:t>
        </w:r>
      </w:ins>
      <w:del w:id="29" w:author="ADRC_Kodama" w:date="2026-10-01T11:52:00Z" w16du:dateUtc="2026-10-01T02:52:00Z">
        <w:r w:rsidRPr="004B441B" w:rsidDel="00FC4066">
          <w:rPr>
            <w:sz w:val="24"/>
            <w:szCs w:val="24"/>
            <w:lang w:val="en-GB"/>
          </w:rPr>
          <w:delText>say</w:delText>
        </w:r>
      </w:del>
      <w:r w:rsidRPr="004B441B">
        <w:rPr>
          <w:sz w:val="24"/>
          <w:szCs w:val="24"/>
          <w:lang w:val="en-GB"/>
        </w:rPr>
        <w:t xml:space="preserve"> that the candid reports </w:t>
      </w:r>
      <w:ins w:id="30" w:author="ADRC_Kodama" w:date="2026-10-01T11:52:00Z" w16du:dateUtc="2026-10-01T02:52:00Z">
        <w:r w:rsidR="00FC4066">
          <w:rPr>
            <w:rFonts w:hint="eastAsia"/>
            <w:sz w:val="24"/>
            <w:szCs w:val="24"/>
            <w:lang w:val="en-GB" w:eastAsia="ja-JP"/>
          </w:rPr>
          <w:t xml:space="preserve">shared </w:t>
        </w:r>
      </w:ins>
      <w:ins w:id="31" w:author="ADRC_Kodama" w:date="2026-10-01T12:16:00Z" w16du:dateUtc="2026-10-01T03:16:00Z">
        <w:r w:rsidR="005F78B5">
          <w:rPr>
            <w:rFonts w:hint="eastAsia"/>
            <w:sz w:val="24"/>
            <w:szCs w:val="24"/>
            <w:lang w:val="en-GB" w:eastAsia="ja-JP"/>
          </w:rPr>
          <w:t>during</w:t>
        </w:r>
      </w:ins>
      <w:del w:id="32" w:author="ADRC_Kodama" w:date="2026-10-01T12:16:00Z" w16du:dateUtc="2026-10-01T03:16:00Z">
        <w:r w:rsidRPr="004B441B" w:rsidDel="005F78B5">
          <w:rPr>
            <w:sz w:val="24"/>
            <w:szCs w:val="24"/>
            <w:lang w:val="en-GB"/>
          </w:rPr>
          <w:delText>in</w:delText>
        </w:r>
      </w:del>
      <w:r w:rsidRPr="004B441B">
        <w:rPr>
          <w:sz w:val="24"/>
          <w:szCs w:val="24"/>
          <w:lang w:val="en-GB"/>
        </w:rPr>
        <w:t xml:space="preserve"> the Roundtable and the practical proposals </w:t>
      </w:r>
      <w:ins w:id="33" w:author="ADRC_Kodama" w:date="2026-10-01T11:53:00Z" w16du:dateUtc="2026-10-01T02:53:00Z">
        <w:r w:rsidR="00FC4066">
          <w:rPr>
            <w:rFonts w:hint="eastAsia"/>
            <w:sz w:val="24"/>
            <w:szCs w:val="24"/>
            <w:lang w:val="en-GB" w:eastAsia="ja-JP"/>
          </w:rPr>
          <w:t xml:space="preserve">presented </w:t>
        </w:r>
      </w:ins>
      <w:r w:rsidRPr="004B441B">
        <w:rPr>
          <w:sz w:val="24"/>
          <w:szCs w:val="24"/>
          <w:lang w:val="en-GB"/>
        </w:rPr>
        <w:t xml:space="preserve">in the Technical Session have </w:t>
      </w:r>
      <w:ins w:id="34" w:author="ADRC_Kodama" w:date="2026-10-01T11:53:00Z" w16du:dateUtc="2026-10-01T02:53:00Z">
        <w:r w:rsidR="00FC4066">
          <w:rPr>
            <w:rFonts w:hint="eastAsia"/>
            <w:sz w:val="24"/>
            <w:szCs w:val="24"/>
            <w:lang w:val="en-GB" w:eastAsia="ja-JP"/>
          </w:rPr>
          <w:t>provided</w:t>
        </w:r>
      </w:ins>
      <w:del w:id="35" w:author="ADRC_Kodama" w:date="2026-10-01T11:53:00Z" w16du:dateUtc="2026-10-01T02:53:00Z">
        <w:r w:rsidRPr="004B441B" w:rsidDel="00FC4066">
          <w:rPr>
            <w:sz w:val="24"/>
            <w:szCs w:val="24"/>
            <w:lang w:val="en-GB"/>
          </w:rPr>
          <w:delText>given</w:delText>
        </w:r>
      </w:del>
      <w:r w:rsidRPr="004B441B">
        <w:rPr>
          <w:sz w:val="24"/>
          <w:szCs w:val="24"/>
          <w:lang w:val="en-GB"/>
        </w:rPr>
        <w:t xml:space="preserve"> ADRC </w:t>
      </w:r>
      <w:ins w:id="36" w:author="ADRC_Kodama" w:date="2026-10-01T11:53:00Z" w16du:dateUtc="2026-10-01T02:53:00Z">
        <w:r w:rsidR="00FC4066">
          <w:rPr>
            <w:rFonts w:hint="eastAsia"/>
            <w:sz w:val="24"/>
            <w:szCs w:val="24"/>
            <w:lang w:val="en-GB" w:eastAsia="ja-JP"/>
          </w:rPr>
          <w:t xml:space="preserve">with valuable insights </w:t>
        </w:r>
      </w:ins>
      <w:ins w:id="37" w:author="ADRC_Kodama" w:date="2026-10-01T11:54:00Z" w16du:dateUtc="2026-10-01T02:54:00Z">
        <w:r w:rsidR="00FC4066">
          <w:rPr>
            <w:rFonts w:hint="eastAsia"/>
            <w:sz w:val="24"/>
            <w:szCs w:val="24"/>
            <w:lang w:val="en-GB" w:eastAsia="ja-JP"/>
          </w:rPr>
          <w:t xml:space="preserve">and </w:t>
        </w:r>
      </w:ins>
      <w:r w:rsidRPr="004B441B">
        <w:rPr>
          <w:sz w:val="24"/>
          <w:szCs w:val="24"/>
          <w:lang w:val="en-GB"/>
        </w:rPr>
        <w:t xml:space="preserve">a clear direction: </w:t>
      </w:r>
      <w:ins w:id="38" w:author="ADRC_Kodama" w:date="2026-10-01T11:54:00Z" w16du:dateUtc="2026-10-01T02:54:00Z">
        <w:r w:rsidR="00FC4066">
          <w:rPr>
            <w:rFonts w:hint="eastAsia"/>
            <w:sz w:val="24"/>
            <w:szCs w:val="24"/>
            <w:lang w:val="en-GB" w:eastAsia="ja-JP"/>
          </w:rPr>
          <w:t>ensuring that the</w:t>
        </w:r>
      </w:ins>
      <w:ins w:id="39" w:author="ADRC_Kodama" w:date="2026-10-01T11:55:00Z" w16du:dateUtc="2026-10-01T02:55:00Z">
        <w:r w:rsidR="00FC4066">
          <w:rPr>
            <w:rFonts w:hint="eastAsia"/>
            <w:sz w:val="24"/>
            <w:szCs w:val="24"/>
            <w:lang w:val="en-GB" w:eastAsia="ja-JP"/>
          </w:rPr>
          <w:t xml:space="preserve"> benefits of </w:t>
        </w:r>
      </w:ins>
      <w:r w:rsidRPr="004B441B">
        <w:rPr>
          <w:sz w:val="24"/>
          <w:szCs w:val="24"/>
          <w:lang w:val="en-GB"/>
        </w:rPr>
        <w:t xml:space="preserve">technology and </w:t>
      </w:r>
      <w:ins w:id="40" w:author="ADRC_Kodama" w:date="2026-10-01T11:55:00Z" w16du:dateUtc="2026-10-01T02:55:00Z">
        <w:r w:rsidR="00FC4066">
          <w:rPr>
            <w:rFonts w:hint="eastAsia"/>
            <w:sz w:val="24"/>
            <w:szCs w:val="24"/>
            <w:lang w:val="en-GB" w:eastAsia="ja-JP"/>
          </w:rPr>
          <w:t xml:space="preserve">regional </w:t>
        </w:r>
      </w:ins>
      <w:r w:rsidRPr="004B441B">
        <w:rPr>
          <w:sz w:val="24"/>
          <w:szCs w:val="24"/>
          <w:lang w:val="en-GB"/>
        </w:rPr>
        <w:t xml:space="preserve">cooperation </w:t>
      </w:r>
      <w:del w:id="41" w:author="ADRC_Kodama" w:date="2026-10-01T12:16:00Z" w16du:dateUtc="2026-10-01T03:16:00Z">
        <w:r w:rsidRPr="004B441B" w:rsidDel="005F78B5">
          <w:rPr>
            <w:sz w:val="24"/>
            <w:szCs w:val="24"/>
            <w:lang w:val="en-GB"/>
          </w:rPr>
          <w:delText xml:space="preserve">must </w:delText>
        </w:r>
      </w:del>
      <w:r w:rsidRPr="004B441B">
        <w:rPr>
          <w:sz w:val="24"/>
          <w:szCs w:val="24"/>
          <w:lang w:val="en-GB"/>
        </w:rPr>
        <w:t xml:space="preserve">reach </w:t>
      </w:r>
      <w:ins w:id="42" w:author="ADRC_Kodama" w:date="2026-10-01T11:55:00Z" w16du:dateUtc="2026-10-01T02:55:00Z">
        <w:r w:rsidR="00FC4066">
          <w:rPr>
            <w:rFonts w:hint="eastAsia"/>
            <w:sz w:val="24"/>
            <w:szCs w:val="24"/>
            <w:lang w:val="en-GB" w:eastAsia="ja-JP"/>
          </w:rPr>
          <w:t xml:space="preserve">even the most remote and </w:t>
        </w:r>
      </w:ins>
      <w:del w:id="43" w:author="ADRC_Kodama" w:date="2026-10-01T12:17:00Z" w16du:dateUtc="2026-10-01T03:17:00Z">
        <w:r w:rsidRPr="004B441B" w:rsidDel="005F78B5">
          <w:rPr>
            <w:sz w:val="24"/>
            <w:szCs w:val="24"/>
            <w:lang w:val="en-GB"/>
          </w:rPr>
          <w:delText xml:space="preserve">the </w:delText>
        </w:r>
      </w:del>
      <w:ins w:id="44" w:author="ADRC_Kodama" w:date="2026-10-01T11:55:00Z" w16du:dateUtc="2026-10-01T02:55:00Z">
        <w:r w:rsidR="00FC4066">
          <w:rPr>
            <w:rFonts w:hint="eastAsia"/>
            <w:sz w:val="24"/>
            <w:szCs w:val="24"/>
            <w:lang w:val="en-GB" w:eastAsia="ja-JP"/>
          </w:rPr>
          <w:t>vulnerable</w:t>
        </w:r>
      </w:ins>
      <w:del w:id="45" w:author="ADRC_Kodama" w:date="2026-10-01T11:55:00Z" w16du:dateUtc="2026-10-01T02:55:00Z">
        <w:r w:rsidRPr="004B441B" w:rsidDel="00FC4066">
          <w:rPr>
            <w:sz w:val="24"/>
            <w:szCs w:val="24"/>
            <w:lang w:val="en-GB"/>
          </w:rPr>
          <w:delText>last</w:delText>
        </w:r>
      </w:del>
      <w:r w:rsidRPr="004B441B">
        <w:rPr>
          <w:sz w:val="24"/>
          <w:szCs w:val="24"/>
          <w:lang w:val="en-GB"/>
        </w:rPr>
        <w:t xml:space="preserve"> communit</w:t>
      </w:r>
      <w:ins w:id="46" w:author="ADRC_Kodama" w:date="2026-10-01T11:55:00Z" w16du:dateUtc="2026-10-01T02:55:00Z">
        <w:r w:rsidR="00FC4066">
          <w:rPr>
            <w:rFonts w:hint="eastAsia"/>
            <w:sz w:val="24"/>
            <w:szCs w:val="24"/>
            <w:lang w:val="en-GB" w:eastAsia="ja-JP"/>
          </w:rPr>
          <w:t>ies</w:t>
        </w:r>
      </w:ins>
      <w:del w:id="47" w:author="ADRC_Kodama" w:date="2026-10-01T11:55:00Z" w16du:dateUtc="2026-10-01T02:55:00Z">
        <w:r w:rsidRPr="004B441B" w:rsidDel="00FC4066">
          <w:rPr>
            <w:sz w:val="24"/>
            <w:szCs w:val="24"/>
            <w:lang w:val="en-GB"/>
          </w:rPr>
          <w:delText>y</w:delText>
        </w:r>
      </w:del>
      <w:r w:rsidRPr="004B441B">
        <w:rPr>
          <w:sz w:val="24"/>
          <w:szCs w:val="24"/>
          <w:lang w:val="en-GB"/>
        </w:rPr>
        <w:t xml:space="preserve">. </w:t>
      </w:r>
    </w:p>
    <w:p w14:paraId="525B1153" w14:textId="368A9897" w:rsidR="004B441B" w:rsidRPr="004B441B" w:rsidRDefault="005F78B5" w:rsidP="004B441B">
      <w:pPr>
        <w:spacing w:beforeLines="150" w:before="360" w:after="120"/>
        <w:jc w:val="both"/>
        <w:rPr>
          <w:sz w:val="24"/>
          <w:szCs w:val="24"/>
          <w:lang w:val="en-GB"/>
        </w:rPr>
      </w:pPr>
      <w:ins w:id="48" w:author="ADRC_Kodama" w:date="2026-10-01T12:09:00Z" w16du:dateUtc="2026-10-01T03:09:00Z">
        <w:r w:rsidRPr="005F78B5">
          <w:rPr>
            <w:sz w:val="24"/>
            <w:szCs w:val="24"/>
            <w:lang w:val="en-GB"/>
          </w:rPr>
          <w:t>ADRC will build on these outcomes through its continued cooperation with member countries and relevant stakeholders.</w:t>
        </w:r>
        <w:r>
          <w:rPr>
            <w:rFonts w:hint="eastAsia"/>
            <w:sz w:val="24"/>
            <w:szCs w:val="24"/>
            <w:lang w:val="en-GB" w:eastAsia="ja-JP"/>
          </w:rPr>
          <w:t xml:space="preserve"> </w:t>
        </w:r>
      </w:ins>
      <w:del w:id="49" w:author="ADRC_Kodama" w:date="2026-10-01T12:09:00Z" w16du:dateUtc="2026-10-01T03:09:00Z">
        <w:r w:rsidR="004B441B" w:rsidRPr="004B441B" w:rsidDel="005F78B5">
          <w:rPr>
            <w:sz w:val="24"/>
            <w:szCs w:val="24"/>
            <w:lang w:val="en-GB"/>
          </w:rPr>
          <w:delText xml:space="preserve">ADRC will </w:delText>
        </w:r>
      </w:del>
      <w:ins w:id="50" w:author="ADRC_Kodama" w:date="2026-10-01T12:09:00Z" w16du:dateUtc="2026-10-01T03:09:00Z">
        <w:r>
          <w:rPr>
            <w:rFonts w:hint="eastAsia"/>
            <w:sz w:val="24"/>
            <w:szCs w:val="24"/>
            <w:lang w:val="en-GB" w:eastAsia="ja-JP"/>
          </w:rPr>
          <w:t>T</w:t>
        </w:r>
      </w:ins>
      <w:ins w:id="51" w:author="ADRC_Kodama" w:date="2026-10-01T11:58:00Z" w16du:dateUtc="2026-10-01T02:58:00Z">
        <w:r w:rsidR="00FC4066" w:rsidRPr="004B441B">
          <w:rPr>
            <w:sz w:val="24"/>
            <w:szCs w:val="24"/>
            <w:lang w:val="en-GB"/>
          </w:rPr>
          <w:t xml:space="preserve">he conference </w:t>
        </w:r>
        <w:r w:rsidR="00FC4066">
          <w:rPr>
            <w:rFonts w:hint="eastAsia"/>
            <w:sz w:val="24"/>
            <w:szCs w:val="24"/>
            <w:lang w:val="en-GB" w:eastAsia="ja-JP"/>
          </w:rPr>
          <w:t xml:space="preserve">summary </w:t>
        </w:r>
      </w:ins>
      <w:ins w:id="52" w:author="ADRC_Kodama" w:date="2026-10-01T12:09:00Z" w16du:dateUtc="2026-10-01T03:09:00Z">
        <w:r>
          <w:rPr>
            <w:rFonts w:hint="eastAsia"/>
            <w:sz w:val="24"/>
            <w:szCs w:val="24"/>
            <w:lang w:val="en-GB" w:eastAsia="ja-JP"/>
          </w:rPr>
          <w:t xml:space="preserve">will be shared </w:t>
        </w:r>
      </w:ins>
      <w:ins w:id="53" w:author="ADRC_Kodama" w:date="2026-10-01T11:58:00Z" w16du:dateUtc="2026-10-01T02:58:00Z">
        <w:r w:rsidR="00FC4066" w:rsidRPr="004B441B">
          <w:rPr>
            <w:sz w:val="24"/>
            <w:szCs w:val="24"/>
            <w:lang w:val="en-GB"/>
          </w:rPr>
          <w:t>with all participants</w:t>
        </w:r>
        <w:r w:rsidR="00FC4066" w:rsidRPr="004B441B">
          <w:rPr>
            <w:sz w:val="24"/>
            <w:szCs w:val="24"/>
            <w:lang w:val="en-GB"/>
          </w:rPr>
          <w:t xml:space="preserve"> </w:t>
        </w:r>
        <w:r w:rsidR="00FC4066">
          <w:rPr>
            <w:rFonts w:hint="eastAsia"/>
            <w:sz w:val="24"/>
            <w:szCs w:val="24"/>
            <w:lang w:val="en-GB" w:eastAsia="ja-JP"/>
          </w:rPr>
          <w:t xml:space="preserve">to </w:t>
        </w:r>
      </w:ins>
      <w:del w:id="54" w:author="ADRC_Kodama" w:date="2026-10-01T12:09:00Z" w16du:dateUtc="2026-10-01T03:09:00Z">
        <w:r w:rsidR="004B441B" w:rsidRPr="004B441B" w:rsidDel="005F78B5">
          <w:rPr>
            <w:sz w:val="24"/>
            <w:szCs w:val="24"/>
            <w:lang w:val="en-GB"/>
          </w:rPr>
          <w:delText>carry these outcomes into its cooperati</w:delText>
        </w:r>
      </w:del>
      <w:ins w:id="55" w:author="ADRC_Kodama" w:date="2026-10-01T12:09:00Z" w16du:dateUtc="2026-10-01T03:09:00Z">
        <w:r>
          <w:rPr>
            <w:rFonts w:hint="eastAsia"/>
            <w:sz w:val="24"/>
            <w:szCs w:val="24"/>
            <w:lang w:val="en-GB" w:eastAsia="ja-JP"/>
          </w:rPr>
          <w:t xml:space="preserve">support </w:t>
        </w:r>
      </w:ins>
      <w:del w:id="56" w:author="ADRC_Kodama" w:date="2026-10-01T12:09:00Z" w16du:dateUtc="2026-10-01T03:09:00Z">
        <w:r w:rsidR="004B441B" w:rsidRPr="004B441B" w:rsidDel="005F78B5">
          <w:rPr>
            <w:sz w:val="24"/>
            <w:szCs w:val="24"/>
            <w:lang w:val="en-GB"/>
          </w:rPr>
          <w:delText xml:space="preserve">on </w:delText>
        </w:r>
      </w:del>
      <w:ins w:id="57" w:author="ADRC_Kodama" w:date="2026-10-01T12:09:00Z" w16du:dateUtc="2026-10-01T03:09:00Z">
        <w:r>
          <w:rPr>
            <w:rFonts w:hint="eastAsia"/>
            <w:sz w:val="24"/>
            <w:szCs w:val="24"/>
            <w:lang w:val="en-GB" w:eastAsia="ja-JP"/>
          </w:rPr>
          <w:t>further</w:t>
        </w:r>
      </w:ins>
      <w:ins w:id="58" w:author="ADRC_Kodama" w:date="2026-10-01T11:59:00Z" w16du:dateUtc="2026-10-01T02:59:00Z">
        <w:r w:rsidR="00334C89">
          <w:rPr>
            <w:rFonts w:hint="eastAsia"/>
            <w:sz w:val="24"/>
            <w:szCs w:val="24"/>
            <w:lang w:val="en-GB" w:eastAsia="ja-JP"/>
          </w:rPr>
          <w:t xml:space="preserve"> collaboration </w:t>
        </w:r>
      </w:ins>
      <w:ins w:id="59" w:author="ADRC_Kodama" w:date="2026-10-01T12:10:00Z" w16du:dateUtc="2026-10-01T03:10:00Z">
        <w:r>
          <w:rPr>
            <w:rFonts w:hint="eastAsia"/>
            <w:sz w:val="24"/>
            <w:szCs w:val="24"/>
            <w:lang w:val="en-GB" w:eastAsia="ja-JP"/>
          </w:rPr>
          <w:t>and follow-up activities</w:t>
        </w:r>
      </w:ins>
      <w:del w:id="60" w:author="ADRC_Kodama" w:date="2026-10-01T12:10:00Z" w16du:dateUtc="2026-10-01T03:10:00Z">
        <w:r w:rsidR="004B441B" w:rsidRPr="004B441B" w:rsidDel="005F78B5">
          <w:rPr>
            <w:sz w:val="24"/>
            <w:szCs w:val="24"/>
            <w:lang w:val="en-GB"/>
          </w:rPr>
          <w:delText xml:space="preserve">with member countries, </w:delText>
        </w:r>
      </w:del>
      <w:ins w:id="61" w:author="ADRC_Kodama" w:date="2026-10-01T11:59:00Z" w16du:dateUtc="2026-10-01T02:59:00Z">
        <w:r w:rsidR="00334C89">
          <w:rPr>
            <w:rFonts w:hint="eastAsia"/>
            <w:sz w:val="24"/>
            <w:szCs w:val="24"/>
            <w:lang w:val="en-GB" w:eastAsia="ja-JP"/>
          </w:rPr>
          <w:t>.</w:t>
        </w:r>
      </w:ins>
      <w:del w:id="62" w:author="ADRC_Kodama" w:date="2026-10-01T11:59:00Z" w16du:dateUtc="2026-10-01T02:59:00Z">
        <w:r w:rsidR="004B441B" w:rsidRPr="004B441B" w:rsidDel="00334C89">
          <w:rPr>
            <w:sz w:val="24"/>
            <w:szCs w:val="24"/>
            <w:lang w:val="en-GB"/>
          </w:rPr>
          <w:delText>including Sentinel Asia and GLIDE</w:delText>
        </w:r>
      </w:del>
      <w:del w:id="63" w:author="ADRC_Kodama" w:date="2026-10-01T11:56:00Z" w16du:dateUtc="2026-10-01T02:56:00Z">
        <w:r w:rsidR="004B441B" w:rsidRPr="004B441B" w:rsidDel="00FC4066">
          <w:rPr>
            <w:sz w:val="24"/>
            <w:szCs w:val="24"/>
            <w:lang w:val="en-GB"/>
          </w:rPr>
          <w:delText xml:space="preserve">, and </w:delText>
        </w:r>
      </w:del>
      <w:del w:id="64" w:author="ADRC_Kodama" w:date="2026-10-01T11:58:00Z" w16du:dateUtc="2026-10-01T02:58:00Z">
        <w:r w:rsidR="004B441B" w:rsidRPr="004B441B" w:rsidDel="00FC4066">
          <w:rPr>
            <w:sz w:val="24"/>
            <w:szCs w:val="24"/>
            <w:lang w:val="en-GB"/>
          </w:rPr>
          <w:delText xml:space="preserve">the </w:delText>
        </w:r>
      </w:del>
      <w:del w:id="65" w:author="ADRC_Kodama" w:date="2026-10-01T11:56:00Z" w16du:dateUtc="2026-10-01T02:56:00Z">
        <w:r w:rsidR="004B441B" w:rsidRPr="004B441B" w:rsidDel="00FC4066">
          <w:rPr>
            <w:sz w:val="24"/>
            <w:szCs w:val="24"/>
            <w:lang w:val="en-GB"/>
          </w:rPr>
          <w:delText xml:space="preserve">summary of the </w:delText>
        </w:r>
      </w:del>
      <w:del w:id="66" w:author="ADRC_Kodama" w:date="2026-10-01T11:58:00Z" w16du:dateUtc="2026-10-01T02:58:00Z">
        <w:r w:rsidR="004B441B" w:rsidRPr="004B441B" w:rsidDel="00FC4066">
          <w:rPr>
            <w:sz w:val="24"/>
            <w:szCs w:val="24"/>
            <w:lang w:val="en-GB"/>
          </w:rPr>
          <w:delText xml:space="preserve">conference </w:delText>
        </w:r>
      </w:del>
      <w:del w:id="67" w:author="ADRC_Kodama" w:date="2026-10-01T11:57:00Z" w16du:dateUtc="2026-10-01T02:57:00Z">
        <w:r w:rsidR="004B441B" w:rsidRPr="004B441B" w:rsidDel="00FC4066">
          <w:rPr>
            <w:sz w:val="24"/>
            <w:szCs w:val="24"/>
            <w:lang w:val="en-GB"/>
          </w:rPr>
          <w:delText xml:space="preserve">will be shared </w:delText>
        </w:r>
      </w:del>
      <w:del w:id="68" w:author="ADRC_Kodama" w:date="2026-10-01T11:58:00Z" w16du:dateUtc="2026-10-01T02:58:00Z">
        <w:r w:rsidR="004B441B" w:rsidRPr="004B441B" w:rsidDel="00FC4066">
          <w:rPr>
            <w:sz w:val="24"/>
            <w:szCs w:val="24"/>
            <w:lang w:val="en-GB"/>
          </w:rPr>
          <w:delText>with all participants</w:delText>
        </w:r>
      </w:del>
      <w:del w:id="69" w:author="ADRC_Kodama" w:date="2026-10-01T11:59:00Z" w16du:dateUtc="2026-10-01T02:59:00Z">
        <w:r w:rsidR="004B441B" w:rsidRPr="004B441B" w:rsidDel="00334C89">
          <w:rPr>
            <w:sz w:val="24"/>
            <w:szCs w:val="24"/>
            <w:lang w:val="en-GB"/>
          </w:rPr>
          <w:delText>.</w:delText>
        </w:r>
      </w:del>
    </w:p>
    <w:p w14:paraId="0AB4774B" w14:textId="241C7F23" w:rsidR="004B441B" w:rsidRPr="004B441B" w:rsidRDefault="004B441B" w:rsidP="004B441B">
      <w:pPr>
        <w:spacing w:beforeLines="150" w:before="360" w:after="120"/>
        <w:jc w:val="both"/>
        <w:rPr>
          <w:sz w:val="24"/>
          <w:szCs w:val="24"/>
          <w:lang w:val="en-GB"/>
        </w:rPr>
      </w:pPr>
      <w:r w:rsidRPr="004B441B">
        <w:rPr>
          <w:sz w:val="24"/>
          <w:szCs w:val="24"/>
          <w:lang w:val="en-GB"/>
        </w:rPr>
        <w:t xml:space="preserve">I am also pleased to announce that the next Asian Conference on Disaster Reduction </w:t>
      </w:r>
      <w:ins w:id="70" w:author="ADRC_Kodama" w:date="2026-10-01T11:59:00Z" w16du:dateUtc="2026-10-01T02:59:00Z">
        <w:r w:rsidR="00334C89">
          <w:rPr>
            <w:rFonts w:hint="eastAsia"/>
            <w:sz w:val="24"/>
            <w:szCs w:val="24"/>
            <w:lang w:val="en-GB" w:eastAsia="ja-JP"/>
          </w:rPr>
          <w:t xml:space="preserve">(ACDR) </w:t>
        </w:r>
      </w:ins>
      <w:r w:rsidRPr="004B441B">
        <w:rPr>
          <w:sz w:val="24"/>
          <w:szCs w:val="24"/>
          <w:lang w:val="en-GB"/>
        </w:rPr>
        <w:t>will be held in Sendai, Japan</w:t>
      </w:r>
      <w:ins w:id="71" w:author="ADRC_Kodama" w:date="2026-10-01T12:17:00Z" w16du:dateUtc="2026-10-01T03:17:00Z">
        <w:r w:rsidR="005F78B5">
          <w:rPr>
            <w:rFonts w:hint="eastAsia"/>
            <w:sz w:val="24"/>
            <w:szCs w:val="24"/>
            <w:lang w:val="en-GB" w:eastAsia="ja-JP"/>
          </w:rPr>
          <w:t>,</w:t>
        </w:r>
      </w:ins>
      <w:ins w:id="72" w:author="ADRC_Kodama" w:date="2026-10-01T12:10:00Z" w16du:dateUtc="2026-10-01T03:10:00Z">
        <w:r w:rsidR="005F78B5" w:rsidRPr="005F78B5">
          <w:rPr>
            <w:sz w:val="24"/>
            <w:szCs w:val="24"/>
            <w:lang w:val="en-GB"/>
          </w:rPr>
          <w:t xml:space="preserve"> </w:t>
        </w:r>
        <w:r w:rsidR="005F78B5" w:rsidRPr="004B441B">
          <w:rPr>
            <w:sz w:val="24"/>
            <w:szCs w:val="24"/>
            <w:lang w:val="en-GB"/>
          </w:rPr>
          <w:t>in October 2027</w:t>
        </w:r>
      </w:ins>
      <w:del w:id="73" w:author="ADRC_Kodama" w:date="2026-10-01T12:10:00Z" w16du:dateUtc="2026-10-01T03:10:00Z">
        <w:r w:rsidRPr="004B441B" w:rsidDel="005F78B5">
          <w:rPr>
            <w:sz w:val="24"/>
            <w:szCs w:val="24"/>
            <w:lang w:val="en-GB"/>
          </w:rPr>
          <w:delText>,</w:delText>
        </w:r>
      </w:del>
      <w:del w:id="74" w:author="ADRC_Kodama" w:date="2026-10-01T12:11:00Z" w16du:dateUtc="2026-10-01T03:11:00Z">
        <w:r w:rsidRPr="004B441B" w:rsidDel="005F78B5">
          <w:rPr>
            <w:sz w:val="24"/>
            <w:szCs w:val="24"/>
            <w:lang w:val="en-GB"/>
          </w:rPr>
          <w:delText xml:space="preserve"> the city that gave its name to the Sendai Framework, </w:delText>
        </w:r>
      </w:del>
      <w:del w:id="75" w:author="ADRC_Kodama" w:date="2026-10-01T12:10:00Z" w16du:dateUtc="2026-10-01T03:10:00Z">
        <w:r w:rsidRPr="004B441B" w:rsidDel="005F78B5">
          <w:rPr>
            <w:sz w:val="24"/>
            <w:szCs w:val="24"/>
            <w:lang w:val="en-GB"/>
          </w:rPr>
          <w:delText>in October 2027</w:delText>
        </w:r>
      </w:del>
      <w:r w:rsidRPr="004B441B">
        <w:rPr>
          <w:sz w:val="24"/>
          <w:szCs w:val="24"/>
          <w:lang w:val="en-GB"/>
        </w:rPr>
        <w:t xml:space="preserve">, </w:t>
      </w:r>
      <w:del w:id="76" w:author="ADRC_Kodama" w:date="2026-10-01T12:17:00Z" w16du:dateUtc="2026-10-01T03:17:00Z">
        <w:r w:rsidRPr="004B441B" w:rsidDel="005F78B5">
          <w:rPr>
            <w:sz w:val="24"/>
            <w:szCs w:val="24"/>
            <w:lang w:val="en-GB"/>
          </w:rPr>
          <w:delText>back to back</w:delText>
        </w:r>
      </w:del>
      <w:ins w:id="77" w:author="ADRC_Kodama" w:date="2026-10-01T12:17:00Z" w16du:dateUtc="2026-10-01T03:17:00Z">
        <w:r w:rsidR="005F78B5" w:rsidRPr="004B441B">
          <w:rPr>
            <w:sz w:val="24"/>
            <w:szCs w:val="24"/>
            <w:lang w:val="en-GB"/>
          </w:rPr>
          <w:t>back-to-back</w:t>
        </w:r>
      </w:ins>
      <w:r w:rsidRPr="004B441B">
        <w:rPr>
          <w:sz w:val="24"/>
          <w:szCs w:val="24"/>
          <w:lang w:val="en-GB"/>
        </w:rPr>
        <w:t xml:space="preserve"> with the Asia-Pacific Ministerial Conference on Disaster Risk Reduction</w:t>
      </w:r>
      <w:ins w:id="78" w:author="ADRC_Kodama" w:date="2026-10-01T12:00:00Z" w16du:dateUtc="2026-10-01T03:00:00Z">
        <w:r w:rsidR="00334C89">
          <w:rPr>
            <w:rFonts w:hint="eastAsia"/>
            <w:sz w:val="24"/>
            <w:szCs w:val="24"/>
            <w:lang w:val="en-GB" w:eastAsia="ja-JP"/>
          </w:rPr>
          <w:t xml:space="preserve"> (APMCDRR)</w:t>
        </w:r>
      </w:ins>
      <w:r w:rsidRPr="004B441B">
        <w:rPr>
          <w:sz w:val="24"/>
          <w:szCs w:val="24"/>
          <w:lang w:val="en-GB"/>
        </w:rPr>
        <w:t xml:space="preserve">. </w:t>
      </w:r>
      <w:ins w:id="79" w:author="ADRC_Kodama" w:date="2026-10-01T12:11:00Z" w16du:dateUtc="2026-10-01T03:11:00Z">
        <w:r w:rsidR="005F78B5">
          <w:rPr>
            <w:rFonts w:hint="eastAsia"/>
            <w:sz w:val="24"/>
            <w:szCs w:val="24"/>
            <w:lang w:val="en-GB" w:eastAsia="ja-JP"/>
          </w:rPr>
          <w:t xml:space="preserve">As </w:t>
        </w:r>
        <w:r w:rsidR="005F78B5" w:rsidRPr="004B441B">
          <w:rPr>
            <w:sz w:val="24"/>
            <w:szCs w:val="24"/>
            <w:lang w:val="en-GB"/>
          </w:rPr>
          <w:t>the city that gave its name to the Sendai Framework</w:t>
        </w:r>
      </w:ins>
      <w:ins w:id="80" w:author="ADRC_Kodama" w:date="2026-10-01T12:17:00Z" w16du:dateUtc="2026-10-01T03:17:00Z">
        <w:r w:rsidR="005F78B5">
          <w:rPr>
            <w:rFonts w:hint="eastAsia"/>
            <w:sz w:val="24"/>
            <w:szCs w:val="24"/>
            <w:lang w:val="en-GB" w:eastAsia="ja-JP"/>
          </w:rPr>
          <w:t xml:space="preserve"> for </w:t>
        </w:r>
      </w:ins>
      <w:ins w:id="81" w:author="ADRC_Kodama" w:date="2026-10-01T12:18:00Z" w16du:dateUtc="2026-10-01T03:18:00Z">
        <w:r w:rsidR="005F78B5">
          <w:rPr>
            <w:rFonts w:hint="eastAsia"/>
            <w:sz w:val="24"/>
            <w:szCs w:val="24"/>
            <w:lang w:val="en-GB" w:eastAsia="ja-JP"/>
          </w:rPr>
          <w:t>Disaster Risk Reduction</w:t>
        </w:r>
      </w:ins>
      <w:ins w:id="82" w:author="ADRC_Kodama" w:date="2026-10-01T12:11:00Z" w16du:dateUtc="2026-10-01T03:11:00Z">
        <w:r w:rsidR="005F78B5" w:rsidRPr="004B441B">
          <w:rPr>
            <w:sz w:val="24"/>
            <w:szCs w:val="24"/>
            <w:lang w:val="en-GB"/>
          </w:rPr>
          <w:t xml:space="preserve">, </w:t>
        </w:r>
        <w:r w:rsidR="005F78B5">
          <w:rPr>
            <w:rFonts w:hint="eastAsia"/>
            <w:sz w:val="24"/>
            <w:szCs w:val="24"/>
            <w:lang w:val="en-GB" w:eastAsia="ja-JP"/>
          </w:rPr>
          <w:t xml:space="preserve">Sendai will be a particularly meaningful venue for </w:t>
        </w:r>
      </w:ins>
      <w:ins w:id="83" w:author="ADRC_Kodama" w:date="2026-10-01T12:12:00Z" w16du:dateUtc="2026-10-01T03:12:00Z">
        <w:r w:rsidR="005F78B5">
          <w:rPr>
            <w:rFonts w:hint="eastAsia"/>
            <w:sz w:val="24"/>
            <w:szCs w:val="24"/>
            <w:lang w:val="en-GB" w:eastAsia="ja-JP"/>
          </w:rPr>
          <w:t xml:space="preserve">us. </w:t>
        </w:r>
      </w:ins>
      <w:proofErr w:type="spellStart"/>
      <w:r w:rsidRPr="004B441B">
        <w:rPr>
          <w:sz w:val="24"/>
          <w:szCs w:val="24"/>
          <w:lang w:val="en-GB"/>
        </w:rPr>
        <w:t>We</w:t>
      </w:r>
      <w:proofErr w:type="spellEnd"/>
      <w:r w:rsidRPr="004B441B">
        <w:rPr>
          <w:sz w:val="24"/>
          <w:szCs w:val="24"/>
          <w:lang w:val="en-GB"/>
        </w:rPr>
        <w:t xml:space="preserve"> look forward to welcoming you </w:t>
      </w:r>
      <w:ins w:id="84" w:author="ADRC_Kodama" w:date="2026-10-01T12:00:00Z" w16du:dateUtc="2026-10-01T03:00:00Z">
        <w:r w:rsidR="00334C89">
          <w:rPr>
            <w:rFonts w:hint="eastAsia"/>
            <w:sz w:val="24"/>
            <w:szCs w:val="24"/>
            <w:lang w:val="en-GB" w:eastAsia="ja-JP"/>
          </w:rPr>
          <w:t xml:space="preserve">all </w:t>
        </w:r>
      </w:ins>
      <w:r w:rsidRPr="004B441B">
        <w:rPr>
          <w:sz w:val="24"/>
          <w:szCs w:val="24"/>
          <w:lang w:val="en-GB"/>
        </w:rPr>
        <w:t>there.</w:t>
      </w:r>
    </w:p>
    <w:p w14:paraId="48513F6E" w14:textId="5A1CFE32" w:rsidR="004B441B" w:rsidDel="00334C89" w:rsidRDefault="00334C89" w:rsidP="004B441B">
      <w:pPr>
        <w:spacing w:beforeLines="150" w:before="360" w:after="120"/>
        <w:jc w:val="both"/>
        <w:rPr>
          <w:del w:id="85" w:author="ADRC_Kodama" w:date="2026-10-01T12:06:00Z" w16du:dateUtc="2026-10-01T03:06:00Z"/>
          <w:sz w:val="24"/>
          <w:szCs w:val="24"/>
          <w:lang w:val="en-GB"/>
        </w:rPr>
      </w:pPr>
      <w:ins w:id="86" w:author="ADRC_Kodama" w:date="2026-10-01T12:01:00Z" w16du:dateUtc="2026-10-01T03:01:00Z">
        <w:r w:rsidRPr="00334C89">
          <w:rPr>
            <w:sz w:val="24"/>
            <w:szCs w:val="24"/>
            <w:lang w:val="en-GB"/>
          </w:rPr>
          <w:t>Although th</w:t>
        </w:r>
        <w:r>
          <w:rPr>
            <w:rFonts w:hint="eastAsia"/>
            <w:sz w:val="24"/>
            <w:szCs w:val="24"/>
            <w:lang w:val="en-GB" w:eastAsia="ja-JP"/>
          </w:rPr>
          <w:t xml:space="preserve">e </w:t>
        </w:r>
      </w:ins>
      <w:ins w:id="87" w:author="ADRC_Kodama" w:date="2026-10-01T12:02:00Z" w16du:dateUtc="2026-10-01T03:02:00Z">
        <w:r>
          <w:rPr>
            <w:rFonts w:hint="eastAsia"/>
            <w:sz w:val="24"/>
            <w:szCs w:val="24"/>
            <w:lang w:val="en-GB" w:eastAsia="ja-JP"/>
          </w:rPr>
          <w:t xml:space="preserve">conference </w:t>
        </w:r>
      </w:ins>
      <w:ins w:id="88" w:author="ADRC_Kodama" w:date="2026-10-01T12:12:00Z" w16du:dateUtc="2026-10-01T03:12:00Z">
        <w:r w:rsidR="005F78B5">
          <w:rPr>
            <w:rFonts w:hint="eastAsia"/>
            <w:sz w:val="24"/>
            <w:szCs w:val="24"/>
            <w:lang w:val="en-GB" w:eastAsia="ja-JP"/>
          </w:rPr>
          <w:t>sessions of ACDR2026 are</w:t>
        </w:r>
      </w:ins>
      <w:ins w:id="89" w:author="ADRC_Kodama" w:date="2026-10-01T12:01:00Z" w16du:dateUtc="2026-10-01T03:01:00Z">
        <w:r w:rsidRPr="00334C89">
          <w:rPr>
            <w:sz w:val="24"/>
            <w:szCs w:val="24"/>
            <w:lang w:val="en-GB"/>
          </w:rPr>
          <w:t xml:space="preserve"> </w:t>
        </w:r>
        <w:proofErr w:type="gramStart"/>
        <w:r w:rsidRPr="00334C89">
          <w:rPr>
            <w:sz w:val="24"/>
            <w:szCs w:val="24"/>
            <w:lang w:val="en-GB"/>
          </w:rPr>
          <w:t>coming to a close</w:t>
        </w:r>
        <w:proofErr w:type="gramEnd"/>
        <w:r w:rsidRPr="00334C89">
          <w:rPr>
            <w:sz w:val="24"/>
            <w:szCs w:val="24"/>
            <w:lang w:val="en-GB"/>
          </w:rPr>
          <w:t>,</w:t>
        </w:r>
        <w:r>
          <w:rPr>
            <w:rFonts w:hint="eastAsia"/>
            <w:sz w:val="24"/>
            <w:szCs w:val="24"/>
            <w:lang w:val="en-GB" w:eastAsia="ja-JP"/>
          </w:rPr>
          <w:t xml:space="preserve"> </w:t>
        </w:r>
      </w:ins>
      <w:ins w:id="90" w:author="ADRC_Kodama" w:date="2026-10-01T12:12:00Z" w16du:dateUtc="2026-10-01T03:12:00Z">
        <w:r w:rsidR="005F78B5">
          <w:rPr>
            <w:rFonts w:hint="eastAsia"/>
            <w:sz w:val="24"/>
            <w:szCs w:val="24"/>
            <w:lang w:val="en-GB" w:eastAsia="ja-JP"/>
          </w:rPr>
          <w:t xml:space="preserve">the </w:t>
        </w:r>
      </w:ins>
      <w:ins w:id="91" w:author="ADRC_Kodama" w:date="2026-10-01T12:13:00Z" w16du:dateUtc="2026-10-01T03:13:00Z">
        <w:r w:rsidR="005F78B5">
          <w:rPr>
            <w:rFonts w:hint="eastAsia"/>
            <w:sz w:val="24"/>
            <w:szCs w:val="24"/>
            <w:lang w:val="en-GB" w:eastAsia="ja-JP"/>
          </w:rPr>
          <w:t>programme continues. W</w:t>
        </w:r>
      </w:ins>
      <w:del w:id="92" w:author="ADRC_Kodama" w:date="2026-10-01T12:03:00Z" w16du:dateUtc="2026-10-01T03:03:00Z">
        <w:r w:rsidR="004B441B" w:rsidRPr="004B441B" w:rsidDel="00334C89">
          <w:rPr>
            <w:sz w:val="24"/>
            <w:szCs w:val="24"/>
            <w:lang w:val="en-GB"/>
          </w:rPr>
          <w:delText xml:space="preserve">This afternoon, </w:delText>
        </w:r>
      </w:del>
      <w:ins w:id="93" w:author="ADRC_Kodama" w:date="2026-10-01T12:13:00Z" w16du:dateUtc="2026-10-01T03:13:00Z">
        <w:r w:rsidR="005F78B5">
          <w:rPr>
            <w:rFonts w:hint="eastAsia"/>
            <w:sz w:val="24"/>
            <w:szCs w:val="24"/>
            <w:lang w:val="en-GB" w:eastAsia="ja-JP"/>
          </w:rPr>
          <w:t>e will</w:t>
        </w:r>
      </w:ins>
      <w:ins w:id="94" w:author="ADRC_Kodama" w:date="2026-10-01T12:02:00Z" w16du:dateUtc="2026-10-01T03:02:00Z">
        <w:r w:rsidRPr="004B441B">
          <w:rPr>
            <w:sz w:val="24"/>
            <w:szCs w:val="24"/>
            <w:lang w:val="en-GB"/>
          </w:rPr>
          <w:t xml:space="preserve"> visit the Civil Defence Academy and </w:t>
        </w:r>
      </w:ins>
      <w:ins w:id="95" w:author="ADRC_Kodama" w:date="2026-10-01T12:13:00Z" w16du:dateUtc="2026-10-01T03:13:00Z">
        <w:r w:rsidR="005F78B5">
          <w:rPr>
            <w:rFonts w:hint="eastAsia"/>
            <w:sz w:val="24"/>
            <w:szCs w:val="24"/>
            <w:lang w:val="en-GB" w:eastAsia="ja-JP"/>
          </w:rPr>
          <w:t xml:space="preserve">attend </w:t>
        </w:r>
      </w:ins>
      <w:ins w:id="96" w:author="ADRC_Kodama" w:date="2026-10-01T12:02:00Z" w16du:dateUtc="2026-10-01T03:02:00Z">
        <w:r w:rsidRPr="004B441B">
          <w:rPr>
            <w:sz w:val="24"/>
            <w:szCs w:val="24"/>
            <w:lang w:val="en-GB"/>
          </w:rPr>
          <w:t>the SCDF Parade</w:t>
        </w:r>
        <w:r w:rsidRPr="004B441B">
          <w:rPr>
            <w:sz w:val="24"/>
            <w:szCs w:val="24"/>
            <w:lang w:val="en-GB"/>
          </w:rPr>
          <w:t xml:space="preserve"> </w:t>
        </w:r>
      </w:ins>
      <w:ins w:id="97" w:author="ADRC_Kodama" w:date="2026-10-01T12:03:00Z" w16du:dateUtc="2026-10-01T03:03:00Z">
        <w:r>
          <w:rPr>
            <w:rFonts w:hint="eastAsia"/>
            <w:sz w:val="24"/>
            <w:szCs w:val="24"/>
            <w:lang w:val="en-GB" w:eastAsia="ja-JP"/>
          </w:rPr>
          <w:t>this afternoon</w:t>
        </w:r>
      </w:ins>
      <w:ins w:id="98" w:author="ADRC_Kodama" w:date="2026-10-01T12:13:00Z" w16du:dateUtc="2026-10-01T03:13:00Z">
        <w:r w:rsidR="005F78B5">
          <w:rPr>
            <w:rFonts w:hint="eastAsia"/>
            <w:sz w:val="24"/>
            <w:szCs w:val="24"/>
            <w:lang w:val="en-GB" w:eastAsia="ja-JP"/>
          </w:rPr>
          <w:t xml:space="preserve">, followed by </w:t>
        </w:r>
      </w:ins>
      <w:r w:rsidR="004B441B" w:rsidRPr="004B441B">
        <w:rPr>
          <w:sz w:val="24"/>
          <w:szCs w:val="24"/>
          <w:lang w:val="en-GB"/>
        </w:rPr>
        <w:t xml:space="preserve">the </w:t>
      </w:r>
      <w:ins w:id="99" w:author="ADRC_Kodama" w:date="2026-10-01T12:01:00Z" w16du:dateUtc="2026-10-01T03:01:00Z">
        <w:r>
          <w:rPr>
            <w:rFonts w:hint="eastAsia"/>
            <w:sz w:val="24"/>
            <w:szCs w:val="24"/>
            <w:lang w:val="en-GB" w:eastAsia="ja-JP"/>
          </w:rPr>
          <w:t xml:space="preserve">SIDEX-ACDR joint </w:t>
        </w:r>
      </w:ins>
      <w:r w:rsidR="004B441B" w:rsidRPr="004B441B">
        <w:rPr>
          <w:sz w:val="24"/>
          <w:szCs w:val="24"/>
          <w:lang w:val="en-GB"/>
        </w:rPr>
        <w:t xml:space="preserve">programme </w:t>
      </w:r>
      <w:del w:id="100" w:author="ADRC_Kodama" w:date="2026-10-01T12:14:00Z" w16du:dateUtc="2026-10-01T03:14:00Z">
        <w:r w:rsidR="004B441B" w:rsidRPr="004B441B" w:rsidDel="005F78B5">
          <w:rPr>
            <w:sz w:val="24"/>
            <w:szCs w:val="24"/>
            <w:lang w:val="en-GB"/>
          </w:rPr>
          <w:delText xml:space="preserve">continues </w:delText>
        </w:r>
      </w:del>
      <w:del w:id="101" w:author="ADRC_Kodama" w:date="2026-10-01T12:03:00Z" w16du:dateUtc="2026-10-01T03:03:00Z">
        <w:r w:rsidR="004B441B" w:rsidRPr="004B441B" w:rsidDel="00334C89">
          <w:rPr>
            <w:sz w:val="24"/>
            <w:szCs w:val="24"/>
            <w:lang w:val="en-GB"/>
          </w:rPr>
          <w:delText>with</w:delText>
        </w:r>
      </w:del>
      <w:del w:id="102" w:author="ADRC_Kodama" w:date="2026-10-01T12:02:00Z" w16du:dateUtc="2026-10-01T03:02:00Z">
        <w:r w:rsidR="004B441B" w:rsidRPr="004B441B" w:rsidDel="00334C89">
          <w:rPr>
            <w:sz w:val="24"/>
            <w:szCs w:val="24"/>
            <w:lang w:val="en-GB"/>
          </w:rPr>
          <w:delText xml:space="preserve"> the visit to the Civil Defence Academy and the SCDF Parade</w:delText>
        </w:r>
      </w:del>
      <w:del w:id="103" w:author="ADRC_Kodama" w:date="2026-10-01T12:03:00Z" w16du:dateUtc="2026-10-01T03:03:00Z">
        <w:r w:rsidR="004B441B" w:rsidRPr="004B441B" w:rsidDel="00334C89">
          <w:rPr>
            <w:sz w:val="24"/>
            <w:szCs w:val="24"/>
            <w:lang w:val="en-GB"/>
          </w:rPr>
          <w:delText xml:space="preserve">, and </w:delText>
        </w:r>
      </w:del>
      <w:r w:rsidR="004B441B" w:rsidRPr="004B441B">
        <w:rPr>
          <w:sz w:val="24"/>
          <w:szCs w:val="24"/>
          <w:lang w:val="en-GB"/>
        </w:rPr>
        <w:t>tomorrow</w:t>
      </w:r>
      <w:ins w:id="104" w:author="ADRC_Kodama" w:date="2026-10-01T12:03:00Z" w16du:dateUtc="2026-10-01T03:03:00Z">
        <w:r>
          <w:rPr>
            <w:rFonts w:hint="eastAsia"/>
            <w:sz w:val="24"/>
            <w:szCs w:val="24"/>
            <w:lang w:val="en-GB" w:eastAsia="ja-JP"/>
          </w:rPr>
          <w:t xml:space="preserve">. </w:t>
        </w:r>
      </w:ins>
      <w:del w:id="105" w:author="ADRC_Kodama" w:date="2026-10-01T12:03:00Z" w16du:dateUtc="2026-10-01T03:03:00Z">
        <w:r w:rsidR="004B441B" w:rsidRPr="004B441B" w:rsidDel="00334C89">
          <w:rPr>
            <w:sz w:val="24"/>
            <w:szCs w:val="24"/>
            <w:lang w:val="en-GB"/>
          </w:rPr>
          <w:delText xml:space="preserve"> with the SIDEX-ACDR 2026 Conference.</w:delText>
        </w:r>
      </w:del>
      <w:r w:rsidR="004B441B" w:rsidRPr="004B441B">
        <w:rPr>
          <w:sz w:val="24"/>
          <w:szCs w:val="24"/>
          <w:lang w:val="en-GB"/>
        </w:rPr>
        <w:t xml:space="preserve"> </w:t>
      </w:r>
      <w:ins w:id="106" w:author="ADRC_Kodama" w:date="2026-10-01T12:06:00Z" w16du:dateUtc="2026-10-01T03:06:00Z">
        <w:r w:rsidRPr="00334C89">
          <w:rPr>
            <w:sz w:val="24"/>
            <w:szCs w:val="24"/>
            <w:lang w:val="en-GB"/>
          </w:rPr>
          <w:t>I hope you will continue to enjoy the remaining programme and make the most of the opportunities for further exchange and networking.</w:t>
        </w:r>
      </w:ins>
      <w:del w:id="107" w:author="ADRC_Kodama" w:date="2026-10-01T12:06:00Z" w16du:dateUtc="2026-10-01T03:06:00Z">
        <w:r w:rsidR="004B441B" w:rsidRPr="004B441B" w:rsidDel="00334C89">
          <w:rPr>
            <w:sz w:val="24"/>
            <w:szCs w:val="24"/>
            <w:lang w:val="en-GB"/>
          </w:rPr>
          <w:delText xml:space="preserve">I hope you will </w:delText>
        </w:r>
      </w:del>
      <w:del w:id="108" w:author="ADRC_Kodama" w:date="2026-10-01T12:04:00Z" w16du:dateUtc="2026-10-01T03:04:00Z">
        <w:r w:rsidR="004B441B" w:rsidRPr="004B441B" w:rsidDel="00334C89">
          <w:rPr>
            <w:sz w:val="24"/>
            <w:szCs w:val="24"/>
            <w:lang w:val="en-GB"/>
          </w:rPr>
          <w:delText>join us.</w:delText>
        </w:r>
      </w:del>
    </w:p>
    <w:p w14:paraId="523ED090" w14:textId="77777777" w:rsidR="00334C89" w:rsidRPr="004B441B" w:rsidRDefault="00334C89" w:rsidP="004B441B">
      <w:pPr>
        <w:spacing w:beforeLines="150" w:before="360" w:after="120"/>
        <w:jc w:val="both"/>
        <w:rPr>
          <w:ins w:id="109" w:author="ADRC_Kodama" w:date="2026-10-01T12:06:00Z" w16du:dateUtc="2026-10-01T03:06:00Z"/>
          <w:sz w:val="24"/>
          <w:szCs w:val="24"/>
          <w:lang w:val="en-GB"/>
        </w:rPr>
      </w:pPr>
    </w:p>
    <w:p w14:paraId="6FFB27DD" w14:textId="4865A709" w:rsidR="004B441B" w:rsidRPr="004B441B" w:rsidRDefault="004B441B" w:rsidP="004B441B">
      <w:pPr>
        <w:spacing w:beforeLines="150" w:before="360" w:after="120"/>
        <w:jc w:val="both"/>
        <w:rPr>
          <w:sz w:val="24"/>
          <w:szCs w:val="24"/>
          <w:lang w:val="en-GB"/>
        </w:rPr>
      </w:pPr>
      <w:proofErr w:type="spellStart"/>
      <w:r w:rsidRPr="004B441B">
        <w:rPr>
          <w:sz w:val="24"/>
          <w:szCs w:val="24"/>
          <w:lang w:val="en-GB"/>
        </w:rPr>
        <w:lastRenderedPageBreak/>
        <w:t>Finally</w:t>
      </w:r>
      <w:proofErr w:type="spellEnd"/>
      <w:r w:rsidRPr="004B441B">
        <w:rPr>
          <w:sz w:val="24"/>
          <w:szCs w:val="24"/>
          <w:lang w:val="en-GB"/>
        </w:rPr>
        <w:t>,</w:t>
      </w:r>
      <w:ins w:id="110" w:author="ADRC_Kodama" w:date="2026-10-01T12:05:00Z" w16du:dateUtc="2026-10-01T03:05:00Z">
        <w:r w:rsidR="00334C89" w:rsidRPr="004B441B" w:rsidDel="00334C89">
          <w:rPr>
            <w:sz w:val="24"/>
            <w:szCs w:val="24"/>
            <w:lang w:val="en-GB"/>
          </w:rPr>
          <w:t xml:space="preserve"> </w:t>
        </w:r>
      </w:ins>
      <w:del w:id="111" w:author="ADRC_Kodama" w:date="2026-10-01T12:05:00Z" w16du:dateUtc="2026-10-01T03:05:00Z">
        <w:r w:rsidRPr="004B441B" w:rsidDel="00334C89">
          <w:rPr>
            <w:sz w:val="24"/>
            <w:szCs w:val="24"/>
            <w:lang w:val="en-GB"/>
          </w:rPr>
          <w:delText xml:space="preserve"> in this year of the 60th anniversary of diplomatic relations between Japan and Singapore, </w:delText>
        </w:r>
      </w:del>
      <w:r w:rsidRPr="004B441B">
        <w:rPr>
          <w:sz w:val="24"/>
          <w:szCs w:val="24"/>
          <w:lang w:val="en-GB"/>
        </w:rPr>
        <w:t xml:space="preserve">I would like to express once again our </w:t>
      </w:r>
      <w:ins w:id="112" w:author="ADRC_Kodama" w:date="2026-10-01T12:14:00Z" w16du:dateUtc="2026-10-01T03:14:00Z">
        <w:r w:rsidR="005F78B5">
          <w:rPr>
            <w:rFonts w:hint="eastAsia"/>
            <w:sz w:val="24"/>
            <w:szCs w:val="24"/>
            <w:lang w:val="en-GB" w:eastAsia="ja-JP"/>
          </w:rPr>
          <w:t xml:space="preserve">heartfelt </w:t>
        </w:r>
      </w:ins>
      <w:r w:rsidRPr="004B441B">
        <w:rPr>
          <w:sz w:val="24"/>
          <w:szCs w:val="24"/>
          <w:lang w:val="en-GB"/>
        </w:rPr>
        <w:t xml:space="preserve">gratitude </w:t>
      </w:r>
      <w:ins w:id="113" w:author="ADRC_Kodama" w:date="2026-10-01T12:15:00Z" w16du:dateUtc="2026-10-01T03:15:00Z">
        <w:r w:rsidR="005F78B5">
          <w:rPr>
            <w:rFonts w:hint="eastAsia"/>
            <w:sz w:val="24"/>
            <w:szCs w:val="24"/>
            <w:lang w:val="en-GB" w:eastAsia="ja-JP"/>
          </w:rPr>
          <w:t xml:space="preserve">to </w:t>
        </w:r>
        <w:r w:rsidR="005F78B5" w:rsidRPr="004B441B">
          <w:rPr>
            <w:sz w:val="24"/>
            <w:szCs w:val="24"/>
            <w:lang w:val="en-GB"/>
          </w:rPr>
          <w:t>our Singaporean hosts</w:t>
        </w:r>
        <w:r w:rsidR="005F78B5">
          <w:rPr>
            <w:rFonts w:hint="eastAsia"/>
            <w:sz w:val="24"/>
            <w:szCs w:val="24"/>
            <w:lang w:val="en-GB" w:eastAsia="ja-JP"/>
          </w:rPr>
          <w:t xml:space="preserve"> </w:t>
        </w:r>
      </w:ins>
      <w:r w:rsidRPr="004B441B">
        <w:rPr>
          <w:sz w:val="24"/>
          <w:szCs w:val="24"/>
          <w:lang w:val="en-GB"/>
        </w:rPr>
        <w:t>for the</w:t>
      </w:r>
      <w:ins w:id="114" w:author="ADRC_Kodama" w:date="2026-10-01T12:15:00Z" w16du:dateUtc="2026-10-01T03:15:00Z">
        <w:r w:rsidR="005F78B5">
          <w:rPr>
            <w:rFonts w:hint="eastAsia"/>
            <w:sz w:val="24"/>
            <w:szCs w:val="24"/>
            <w:lang w:val="en-GB" w:eastAsia="ja-JP"/>
          </w:rPr>
          <w:t>ir</w:t>
        </w:r>
      </w:ins>
      <w:r w:rsidRPr="004B441B">
        <w:rPr>
          <w:sz w:val="24"/>
          <w:szCs w:val="24"/>
          <w:lang w:val="en-GB"/>
        </w:rPr>
        <w:t xml:space="preserve"> warm hospitality </w:t>
      </w:r>
      <w:ins w:id="115" w:author="ADRC_Kodama" w:date="2026-10-01T12:15:00Z" w16du:dateUtc="2026-10-01T03:15:00Z">
        <w:r w:rsidR="005F78B5">
          <w:rPr>
            <w:rFonts w:hint="eastAsia"/>
            <w:sz w:val="24"/>
            <w:szCs w:val="24"/>
            <w:lang w:val="en-GB" w:eastAsia="ja-JP"/>
          </w:rPr>
          <w:t>and generous support.</w:t>
        </w:r>
      </w:ins>
      <w:del w:id="116" w:author="ADRC_Kodama" w:date="2026-10-01T12:15:00Z" w16du:dateUtc="2026-10-01T03:15:00Z">
        <w:r w:rsidRPr="004B441B" w:rsidDel="005F78B5">
          <w:rPr>
            <w:sz w:val="24"/>
            <w:szCs w:val="24"/>
            <w:lang w:val="en-GB"/>
          </w:rPr>
          <w:delText>of our Singaporean hosts.</w:delText>
        </w:r>
      </w:del>
      <w:r w:rsidRPr="004B441B">
        <w:rPr>
          <w:sz w:val="24"/>
          <w:szCs w:val="24"/>
          <w:lang w:val="en-GB"/>
        </w:rPr>
        <w:t xml:space="preserve"> </w:t>
      </w:r>
      <w:del w:id="117" w:author="ADRC_Kodama" w:date="2026-10-01T12:05:00Z" w16du:dateUtc="2026-10-01T03:05:00Z">
        <w:r w:rsidRPr="004B441B" w:rsidDel="00334C89">
          <w:rPr>
            <w:sz w:val="24"/>
            <w:szCs w:val="24"/>
            <w:lang w:val="en-GB"/>
          </w:rPr>
          <w:delText>I wish you all good health and a safe journey home.</w:delText>
        </w:r>
      </w:del>
    </w:p>
    <w:p w14:paraId="11353F60" w14:textId="2A7EBD05" w:rsidR="004B441B" w:rsidRPr="004B441B" w:rsidDel="005F78B5" w:rsidRDefault="004B441B" w:rsidP="004B441B">
      <w:pPr>
        <w:spacing w:beforeLines="150" w:before="360" w:after="120"/>
        <w:jc w:val="both"/>
        <w:rPr>
          <w:del w:id="118" w:author="ADRC_Kodama" w:date="2026-10-01T12:14:00Z" w16du:dateUtc="2026-10-01T03:14:00Z"/>
          <w:sz w:val="24"/>
          <w:szCs w:val="24"/>
          <w:lang w:val="en-GB"/>
        </w:rPr>
      </w:pPr>
      <w:r w:rsidRPr="004B441B">
        <w:rPr>
          <w:sz w:val="24"/>
          <w:szCs w:val="24"/>
          <w:lang w:val="en-GB"/>
        </w:rPr>
        <w:t>Thank you very much.</w:t>
      </w:r>
    </w:p>
    <w:p w14:paraId="4E0DB1C7" w14:textId="77777777" w:rsidR="004B441B" w:rsidRPr="004B441B" w:rsidRDefault="004B441B" w:rsidP="004B441B">
      <w:pPr>
        <w:spacing w:beforeLines="150" w:before="360" w:after="120"/>
        <w:jc w:val="both"/>
        <w:rPr>
          <w:sz w:val="24"/>
          <w:szCs w:val="24"/>
          <w:lang w:val="en-GB"/>
        </w:rPr>
      </w:pPr>
    </w:p>
    <w:p w14:paraId="44B505EF" w14:textId="1EF2860C" w:rsidR="004B441B" w:rsidDel="006B6A32" w:rsidRDefault="004B441B" w:rsidP="004B441B">
      <w:pPr>
        <w:rPr>
          <w:del w:id="119" w:author="ADRC_Kodama" w:date="2026-10-01T12:19:00Z" w16du:dateUtc="2026-10-01T03:19:00Z"/>
          <w:lang w:eastAsia="ja-JP"/>
        </w:rPr>
      </w:pPr>
    </w:p>
    <w:p w14:paraId="07BC709B" w14:textId="47971796" w:rsidR="004B441B" w:rsidDel="006B6A32" w:rsidRDefault="004B441B" w:rsidP="004B441B">
      <w:pPr>
        <w:rPr>
          <w:del w:id="120" w:author="ADRC_Kodama" w:date="2026-10-01T12:19:00Z" w16du:dateUtc="2026-10-01T03:19:00Z"/>
          <w:lang w:eastAsia="ja-JP"/>
        </w:rPr>
      </w:pPr>
    </w:p>
    <w:p w14:paraId="0D0D0513" w14:textId="0A70A5AB" w:rsidR="004B441B" w:rsidDel="006B6A32" w:rsidRDefault="004B441B" w:rsidP="004B441B">
      <w:pPr>
        <w:rPr>
          <w:del w:id="121" w:author="ADRC_Kodama" w:date="2026-10-01T12:19:00Z" w16du:dateUtc="2026-10-01T03:19:00Z"/>
          <w:rFonts w:hint="eastAsia"/>
          <w:lang w:eastAsia="ja-JP"/>
        </w:rPr>
      </w:pPr>
    </w:p>
    <w:p w14:paraId="4DD1BE91" w14:textId="21AF9BB8" w:rsidR="00995E0F" w:rsidDel="006B6A32" w:rsidRDefault="00000000">
      <w:pPr>
        <w:rPr>
          <w:del w:id="122" w:author="ADRC_Kodama" w:date="2026-10-01T12:19:00Z" w16du:dateUtc="2026-10-01T03:19:00Z"/>
          <w:lang w:eastAsia="ja-JP"/>
        </w:rPr>
      </w:pPr>
      <w:del w:id="123" w:author="ADRC_Kodama" w:date="2026-10-01T12:19:00Z" w16du:dateUtc="2026-10-01T03:19:00Z">
        <w:r w:rsidDel="006B6A32">
          <w:rPr>
            <w:b/>
            <w:lang w:eastAsia="ja-JP"/>
          </w:rPr>
          <w:delText>【日本語】</w:delText>
        </w:r>
      </w:del>
    </w:p>
    <w:p w14:paraId="0288A3F6" w14:textId="0CFD63A0" w:rsidR="00995E0F" w:rsidDel="006B6A32" w:rsidRDefault="00000000">
      <w:pPr>
        <w:rPr>
          <w:del w:id="124" w:author="ADRC_Kodama" w:date="2026-10-01T12:19:00Z" w16du:dateUtc="2026-10-01T03:19:00Z"/>
          <w:lang w:eastAsia="ja-JP"/>
        </w:rPr>
      </w:pPr>
      <w:del w:id="125" w:author="ADRC_Kodama" w:date="2026-10-01T12:19:00Z" w16du:dateUtc="2026-10-01T03:19:00Z">
        <w:r w:rsidDel="006B6A32">
          <w:rPr>
            <w:lang w:eastAsia="ja-JP"/>
          </w:rPr>
          <w:delText>皆さま、アジア防災会議</w:delText>
        </w:r>
        <w:r w:rsidDel="006B6A32">
          <w:rPr>
            <w:lang w:eastAsia="ja-JP"/>
          </w:rPr>
          <w:delText>2026</w:delText>
        </w:r>
        <w:r w:rsidDel="006B6A32">
          <w:rPr>
            <w:lang w:eastAsia="ja-JP"/>
          </w:rPr>
          <w:delText>の閉会にあたり、アジア防災センターを代表して一言ごあいさつ申し上げます。</w:delText>
        </w:r>
      </w:del>
    </w:p>
    <w:p w14:paraId="4F06BB54" w14:textId="5D690B15" w:rsidR="00995E0F" w:rsidDel="006B6A32" w:rsidRDefault="00000000">
      <w:pPr>
        <w:rPr>
          <w:del w:id="126" w:author="ADRC_Kodama" w:date="2026-10-01T12:19:00Z" w16du:dateUtc="2026-10-01T03:19:00Z"/>
          <w:lang w:eastAsia="ja-JP"/>
        </w:rPr>
      </w:pPr>
      <w:del w:id="127" w:author="ADRC_Kodama" w:date="2026-10-01T12:19:00Z" w16du:dateUtc="2026-10-01T03:19:00Z">
        <w:r w:rsidDel="006B6A32">
          <w:rPr>
            <w:lang w:eastAsia="ja-JP"/>
          </w:rPr>
          <w:delText>まず、共催者であるシンガポール民間防衛庁（</w:delText>
        </w:r>
        <w:r w:rsidDel="006B6A32">
          <w:rPr>
            <w:lang w:eastAsia="ja-JP"/>
          </w:rPr>
          <w:delText>SCDF</w:delText>
        </w:r>
        <w:r w:rsidDel="006B6A32">
          <w:rPr>
            <w:lang w:eastAsia="ja-JP"/>
          </w:rPr>
          <w:delText>）と</w:delText>
        </w:r>
        <w:r w:rsidDel="006B6A32">
          <w:rPr>
            <w:lang w:eastAsia="ja-JP"/>
          </w:rPr>
          <w:delText xml:space="preserve"> COSEM </w:delText>
        </w:r>
        <w:r w:rsidDel="006B6A32">
          <w:rPr>
            <w:lang w:eastAsia="ja-JP"/>
          </w:rPr>
          <w:delText>の皆さま、内閣府、在シンガポール日本国大使館、そして</w:delText>
        </w:r>
        <w:r w:rsidDel="006B6A32">
          <w:rPr>
            <w:lang w:eastAsia="ja-JP"/>
          </w:rPr>
          <w:delText>2</w:delText>
        </w:r>
        <w:r w:rsidDel="006B6A32">
          <w:rPr>
            <w:lang w:eastAsia="ja-JP"/>
          </w:rPr>
          <w:delText>日間にわたり熱心にご参加いただいた各国代表、登壇者、モデレーター、オンラインの参加者の皆さまに、心より御礼申し上げます。</w:delText>
        </w:r>
      </w:del>
    </w:p>
    <w:p w14:paraId="504D70BD" w14:textId="12ED5F5C" w:rsidR="00995E0F" w:rsidDel="006B6A32" w:rsidRDefault="00000000">
      <w:pPr>
        <w:rPr>
          <w:del w:id="128" w:author="ADRC_Kodama" w:date="2026-10-01T12:19:00Z" w16du:dateUtc="2026-10-01T03:19:00Z"/>
          <w:lang w:eastAsia="ja-JP"/>
        </w:rPr>
      </w:pPr>
      <w:del w:id="129" w:author="ADRC_Kodama" w:date="2026-10-01T12:19:00Z" w16du:dateUtc="2026-10-01T03:19:00Z">
        <w:r w:rsidDel="006B6A32">
          <w:rPr>
            <w:lang w:eastAsia="ja-JP"/>
          </w:rPr>
          <w:delText>ただいま宮木所長から</w:delText>
        </w:r>
        <w:r w:rsidDel="006B6A32">
          <w:rPr>
            <w:lang w:eastAsia="ja-JP"/>
          </w:rPr>
          <w:delText>2</w:delText>
        </w:r>
        <w:r w:rsidDel="006B6A32">
          <w:rPr>
            <w:lang w:eastAsia="ja-JP"/>
          </w:rPr>
          <w:delText>日間の議論の要約がありましたので、私から繰り返すことはいたしません。ラウンドテーブルでの率直なご報告と、テクニカルセッションでの実践的な提案は、技術と協力を「最後の一つの集落」にまで届けるという明確な方向をアジア防災センターに示してくれました。センターはこの成果を、センチネルアジアや</w:delText>
        </w:r>
        <w:r w:rsidDel="006B6A32">
          <w:rPr>
            <w:lang w:eastAsia="ja-JP"/>
          </w:rPr>
          <w:delText xml:space="preserve"> GLIDE </w:delText>
        </w:r>
        <w:r w:rsidDel="006B6A32">
          <w:rPr>
            <w:lang w:eastAsia="ja-JP"/>
          </w:rPr>
          <w:delText>をはじめとする加盟国との協力事業に活かしてまいります。本会議のサマリーは後日、参加者の皆さまと共有いたします。</w:delText>
        </w:r>
      </w:del>
    </w:p>
    <w:p w14:paraId="45EAF0BB" w14:textId="009B0997" w:rsidR="00995E0F" w:rsidDel="006B6A32" w:rsidRDefault="00000000">
      <w:pPr>
        <w:rPr>
          <w:del w:id="130" w:author="ADRC_Kodama" w:date="2026-10-01T12:19:00Z" w16du:dateUtc="2026-10-01T03:19:00Z"/>
          <w:lang w:eastAsia="ja-JP"/>
        </w:rPr>
      </w:pPr>
      <w:del w:id="131" w:author="ADRC_Kodama" w:date="2026-10-01T12:19:00Z" w16du:dateUtc="2026-10-01T03:19:00Z">
        <w:r w:rsidDel="006B6A32">
          <w:rPr>
            <w:lang w:eastAsia="ja-JP"/>
          </w:rPr>
          <w:delText>次回のアジア防災会議は、仙台防災枠組の名を冠する仙台市で、来年</w:delText>
        </w:r>
        <w:r w:rsidDel="006B6A32">
          <w:rPr>
            <w:lang w:eastAsia="ja-JP"/>
          </w:rPr>
          <w:delText>2027</w:delText>
        </w:r>
        <w:r w:rsidDel="006B6A32">
          <w:rPr>
            <w:lang w:eastAsia="ja-JP"/>
          </w:rPr>
          <w:delText>年</w:delText>
        </w:r>
        <w:r w:rsidDel="006B6A32">
          <w:rPr>
            <w:lang w:eastAsia="ja-JP"/>
          </w:rPr>
          <w:delText>10</w:delText>
        </w:r>
        <w:r w:rsidDel="006B6A32">
          <w:rPr>
            <w:lang w:eastAsia="ja-JP"/>
          </w:rPr>
          <w:delText>月に、アジア太平洋防災閣僚級会議（</w:delText>
        </w:r>
        <w:r w:rsidDel="006B6A32">
          <w:rPr>
            <w:lang w:eastAsia="ja-JP"/>
          </w:rPr>
          <w:delText>APMCDRR</w:delText>
        </w:r>
        <w:r w:rsidDel="006B6A32">
          <w:rPr>
            <w:lang w:eastAsia="ja-JP"/>
          </w:rPr>
          <w:delText>）と連続して開催する予定です。皆さまを仙台でお迎えできることを楽しみにしています。</w:delText>
        </w:r>
      </w:del>
    </w:p>
    <w:p w14:paraId="61220941" w14:textId="07F1AFE7" w:rsidR="00995E0F" w:rsidDel="006B6A32" w:rsidRDefault="00000000">
      <w:pPr>
        <w:rPr>
          <w:del w:id="132" w:author="ADRC_Kodama" w:date="2026-10-01T12:19:00Z" w16du:dateUtc="2026-10-01T03:19:00Z"/>
          <w:lang w:eastAsia="ja-JP"/>
        </w:rPr>
      </w:pPr>
      <w:del w:id="133" w:author="ADRC_Kodama" w:date="2026-10-01T12:19:00Z" w16du:dateUtc="2026-10-01T03:19:00Z">
        <w:r w:rsidDel="006B6A32">
          <w:rPr>
            <w:lang w:eastAsia="ja-JP"/>
          </w:rPr>
          <w:delText>本日午後には民間防衛アカデミーの視察と</w:delText>
        </w:r>
        <w:r w:rsidDel="006B6A32">
          <w:rPr>
            <w:lang w:eastAsia="ja-JP"/>
          </w:rPr>
          <w:delText xml:space="preserve"> SCDF </w:delText>
        </w:r>
        <w:r w:rsidDel="006B6A32">
          <w:rPr>
            <w:lang w:eastAsia="ja-JP"/>
          </w:rPr>
          <w:delText>パレード、明日は</w:delText>
        </w:r>
        <w:r w:rsidDel="006B6A32">
          <w:rPr>
            <w:lang w:eastAsia="ja-JP"/>
          </w:rPr>
          <w:delText xml:space="preserve"> SIDEX-ACDR 2026 </w:delText>
        </w:r>
        <w:r w:rsidDel="006B6A32">
          <w:rPr>
            <w:lang w:eastAsia="ja-JP"/>
          </w:rPr>
          <w:delText>会議が続きます。引き続きご参加ください。</w:delText>
        </w:r>
      </w:del>
    </w:p>
    <w:p w14:paraId="71C9DBDA" w14:textId="1B5546F5" w:rsidR="00995E0F" w:rsidDel="006B6A32" w:rsidRDefault="00000000">
      <w:pPr>
        <w:rPr>
          <w:del w:id="134" w:author="ADRC_Kodama" w:date="2026-10-01T12:19:00Z" w16du:dateUtc="2026-10-01T03:19:00Z"/>
          <w:lang w:eastAsia="ja-JP"/>
        </w:rPr>
      </w:pPr>
      <w:del w:id="135" w:author="ADRC_Kodama" w:date="2026-10-01T12:19:00Z" w16du:dateUtc="2026-10-01T03:19:00Z">
        <w:r w:rsidDel="006B6A32">
          <w:rPr>
            <w:lang w:eastAsia="ja-JP"/>
          </w:rPr>
          <w:delText>最後に、日本とシンガポールの外交関係樹立</w:delText>
        </w:r>
        <w:r w:rsidDel="006B6A32">
          <w:rPr>
            <w:lang w:eastAsia="ja-JP"/>
          </w:rPr>
          <w:delText>60</w:delText>
        </w:r>
        <w:r w:rsidDel="006B6A32">
          <w:rPr>
            <w:lang w:eastAsia="ja-JP"/>
          </w:rPr>
          <w:delText>周年の年に、シンガポールの皆さまの温かいおもてなしのもとで本会議を開催できたことに、改めて感謝申し上げます。皆さまのご健勝と安全なご帰国をお祈りして、閉会のごあいさつといたします。ありがとうございました。</w:delText>
        </w:r>
      </w:del>
    </w:p>
    <w:p w14:paraId="680420D8" w14:textId="318FEEA9" w:rsidR="00995E0F" w:rsidDel="006B6A32" w:rsidRDefault="00995E0F">
      <w:pPr>
        <w:rPr>
          <w:del w:id="136" w:author="ADRC_Kodama" w:date="2026-10-01T12:19:00Z" w16du:dateUtc="2026-10-01T03:19:00Z"/>
          <w:lang w:eastAsia="ja-JP"/>
        </w:rPr>
      </w:pPr>
    </w:p>
    <w:p w14:paraId="016CF8FB" w14:textId="75B96D35" w:rsidR="00995E0F" w:rsidDel="006B6A32" w:rsidRDefault="00000000">
      <w:pPr>
        <w:rPr>
          <w:del w:id="137" w:author="ADRC_Kodama" w:date="2026-10-01T12:19:00Z" w16du:dateUtc="2026-10-01T03:19:00Z"/>
          <w:lang w:eastAsia="ja-JP"/>
        </w:rPr>
      </w:pPr>
      <w:del w:id="138" w:author="ADRC_Kodama" w:date="2026-10-01T12:19:00Z" w16du:dateUtc="2026-10-01T03:19:00Z">
        <w:r w:rsidDel="006B6A32">
          <w:rPr>
            <w:b/>
            <w:lang w:eastAsia="ja-JP"/>
          </w:rPr>
          <w:delText>【</w:delText>
        </w:r>
        <w:r w:rsidDel="006B6A32">
          <w:rPr>
            <w:b/>
            <w:lang w:eastAsia="ja-JP"/>
          </w:rPr>
          <w:delText>English</w:delText>
        </w:r>
        <w:r w:rsidDel="006B6A32">
          <w:rPr>
            <w:b/>
            <w:lang w:eastAsia="ja-JP"/>
          </w:rPr>
          <w:delText>】</w:delText>
        </w:r>
      </w:del>
    </w:p>
    <w:p w14:paraId="3F4B8197" w14:textId="590D363A" w:rsidR="00995E0F" w:rsidDel="006B6A32" w:rsidRDefault="00995E0F">
      <w:pPr>
        <w:rPr>
          <w:del w:id="139" w:author="ADRC_Kodama" w:date="2026-10-01T12:19:00Z" w16du:dateUtc="2026-10-01T03:19:00Z"/>
          <w:lang w:eastAsia="ja-JP"/>
        </w:rPr>
      </w:pPr>
    </w:p>
    <w:p w14:paraId="4EB7567F" w14:textId="3C11C8C2" w:rsidR="00995E0F" w:rsidRDefault="00000000">
      <w:del w:id="140" w:author="ADRC_Kodama" w:date="2026-10-01T12:19:00Z" w16du:dateUtc="2026-10-01T03:19:00Z">
        <w:r w:rsidDel="006B6A32">
          <w:rPr>
            <w:lang w:eastAsia="ja-JP"/>
          </w:rPr>
          <w:delText>（</w:delText>
        </w:r>
        <w:r w:rsidDel="006B6A32">
          <w:rPr>
            <w:lang w:eastAsia="ja-JP"/>
          </w:rPr>
          <w:delText xml:space="preserve">rev2 2026-10-01: </w:delText>
        </w:r>
        <w:r w:rsidDel="006B6A32">
          <w:rPr>
            <w:lang w:eastAsia="ja-JP"/>
          </w:rPr>
          <w:delText>児玉コメント「サマリーの後なのでサマリー的部分を削り短く」を反映。</w:delText>
        </w:r>
        <w:r w:rsidDel="006B6A32">
          <w:rPr>
            <w:lang w:eastAsia="ja-JP"/>
          </w:rPr>
          <w:delText>RT</w:delText>
        </w:r>
        <w:r w:rsidDel="006B6A32">
          <w:rPr>
            <w:lang w:eastAsia="ja-JP"/>
          </w:rPr>
          <w:delText>・</w:delText>
        </w:r>
        <w:r w:rsidDel="006B6A32">
          <w:rPr>
            <w:lang w:eastAsia="ja-JP"/>
          </w:rPr>
          <w:delText xml:space="preserve">TS </w:delText>
        </w:r>
        <w:r w:rsidDel="006B6A32">
          <w:rPr>
            <w:lang w:eastAsia="ja-JP"/>
          </w:rPr>
          <w:delText>の内容要約</w:delText>
        </w:r>
        <w:r w:rsidDel="006B6A32">
          <w:rPr>
            <w:lang w:eastAsia="ja-JP"/>
          </w:rPr>
          <w:delText>2</w:delText>
        </w:r>
        <w:r w:rsidDel="006B6A32">
          <w:rPr>
            <w:lang w:eastAsia="ja-JP"/>
          </w:rPr>
          <w:delText>段落を削除し、宮木所長のサマリーへの言及</w:delText>
        </w:r>
        <w:r w:rsidDel="006B6A32">
          <w:rPr>
            <w:lang w:eastAsia="ja-JP"/>
          </w:rPr>
          <w:delText>1</w:delText>
        </w:r>
        <w:r w:rsidDel="006B6A32">
          <w:rPr>
            <w:lang w:eastAsia="ja-JP"/>
          </w:rPr>
          <w:delText>文に置換。</w:delText>
        </w:r>
        <w:r w:rsidDel="006B6A32">
          <w:delText>約</w:delText>
        </w:r>
        <w:r w:rsidDel="006B6A32">
          <w:delText>280</w:delText>
        </w:r>
        <w:r w:rsidDel="006B6A32">
          <w:delText>語＝</w:delText>
        </w:r>
        <w:r w:rsidDel="006B6A32">
          <w:delText>2</w:delText>
        </w:r>
        <w:r w:rsidDel="006B6A32">
          <w:delText>分強。）</w:delText>
        </w:r>
      </w:del>
    </w:p>
    <w:sectPr w:rsidR="00995E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5690724">
    <w:abstractNumId w:val="8"/>
  </w:num>
  <w:num w:numId="2" w16cid:durableId="980959788">
    <w:abstractNumId w:val="6"/>
  </w:num>
  <w:num w:numId="3" w16cid:durableId="719205552">
    <w:abstractNumId w:val="5"/>
  </w:num>
  <w:num w:numId="4" w16cid:durableId="781145034">
    <w:abstractNumId w:val="4"/>
  </w:num>
  <w:num w:numId="5" w16cid:durableId="772700444">
    <w:abstractNumId w:val="7"/>
  </w:num>
  <w:num w:numId="6" w16cid:durableId="536507929">
    <w:abstractNumId w:val="3"/>
  </w:num>
  <w:num w:numId="7" w16cid:durableId="217279623">
    <w:abstractNumId w:val="2"/>
  </w:num>
  <w:num w:numId="8" w16cid:durableId="1489249102">
    <w:abstractNumId w:val="1"/>
  </w:num>
  <w:num w:numId="9" w16cid:durableId="14030236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RC_Kodama">
    <w15:presenceInfo w15:providerId="AD" w15:userId="S::mk-kodama@adrc.asia::fde4b921-3245-47f4-ac47-8015fa7df8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50"/>
    <w:rsid w:val="00326F90"/>
    <w:rsid w:val="00334C89"/>
    <w:rsid w:val="004B441B"/>
    <w:rsid w:val="005F78B5"/>
    <w:rsid w:val="006B6A32"/>
    <w:rsid w:val="008278B7"/>
    <w:rsid w:val="009362AA"/>
    <w:rsid w:val="00995E0F"/>
    <w:rsid w:val="00A22C0E"/>
    <w:rsid w:val="00A36B2D"/>
    <w:rsid w:val="00A5669D"/>
    <w:rsid w:val="00A71EAA"/>
    <w:rsid w:val="00AA1D8D"/>
    <w:rsid w:val="00B4750B"/>
    <w:rsid w:val="00B47730"/>
    <w:rsid w:val="00BE63CF"/>
    <w:rsid w:val="00CB0664"/>
    <w:rsid w:val="00D26858"/>
    <w:rsid w:val="00D766C8"/>
    <w:rsid w:val="00D80427"/>
    <w:rsid w:val="00D83917"/>
    <w:rsid w:val="00DB43C8"/>
    <w:rsid w:val="00FA40FD"/>
    <w:rsid w:val="00FC4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C9B5272"/>
  <w14:defaultImageDpi w14:val="300"/>
  <w15:docId w15:val="{B5648A85-2965-4102-825E-C9571B9F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4B44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577</Words>
  <Characters>3291</Characters>
  <Application>Microsoft Office Word</Application>
  <DocSecurity>0</DocSecurity>
  <Lines>27</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ADRC_Kodama</cp:lastModifiedBy>
  <cp:revision>3</cp:revision>
  <dcterms:created xsi:type="dcterms:W3CDTF">2026-10-01T02:39:00Z</dcterms:created>
  <dcterms:modified xsi:type="dcterms:W3CDTF">2026-10-01T03:20:00Z</dcterms:modified>
  <cp:category/>
</cp:coreProperties>
</file>