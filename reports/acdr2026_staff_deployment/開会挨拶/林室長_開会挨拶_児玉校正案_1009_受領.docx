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BA6A" w14:textId="673886D4" w:rsidR="00537886" w:rsidRPr="009D502F" w:rsidRDefault="00537886" w:rsidP="00537886">
      <w:pPr>
        <w:spacing w:line="340" w:lineRule="exact"/>
        <w:jc w:val="center"/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</w:pP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 xml:space="preserve">アジア防災会議　</w:t>
      </w:r>
      <w:r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開会</w:t>
      </w:r>
      <w:r w:rsidR="00FA41CA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式</w:t>
      </w:r>
    </w:p>
    <w:p w14:paraId="6793595C" w14:textId="5C7A8F8B" w:rsidR="00537886" w:rsidRPr="009D502F" w:rsidRDefault="00FA41CA" w:rsidP="00537886">
      <w:pPr>
        <w:spacing w:line="340" w:lineRule="exact"/>
        <w:jc w:val="center"/>
        <w:rPr>
          <w:rFonts w:ascii="ＭＳ Ｐゴシック" w:eastAsia="ＭＳ Ｐゴシック" w:hAnsi="ＭＳ Ｐゴシック" w:cstheme="minorBidi"/>
          <w:sz w:val="32"/>
          <w:szCs w:val="32"/>
          <w:lang w:val="en-GB" w:eastAsia="zh-TW"/>
        </w:rPr>
      </w:pPr>
      <w:r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林室長</w:t>
      </w:r>
      <w:r w:rsidR="00537886" w:rsidRPr="009D502F">
        <w:rPr>
          <w:rFonts w:ascii="ＭＳ Ｐゴシック" w:eastAsia="ＭＳ Ｐゴシック" w:hAnsi="ＭＳ Ｐゴシック" w:cstheme="minorBidi"/>
          <w:sz w:val="32"/>
          <w:szCs w:val="32"/>
          <w:lang w:val="en-GB" w:eastAsia="zh-TW"/>
        </w:rPr>
        <w:t>発言（案）</w:t>
      </w:r>
      <w:r w:rsidR="00537886"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 w:eastAsia="zh-TW"/>
        </w:rPr>
        <w:t xml:space="preserve">　</w:t>
      </w:r>
      <w:r w:rsidR="00537886" w:rsidRPr="009D502F">
        <w:rPr>
          <w:rFonts w:ascii="ＭＳ Ｐゴシック" w:eastAsia="ＭＳ Ｐゴシック" w:hAnsi="ＭＳ Ｐゴシック" w:cstheme="minorBidi"/>
          <w:sz w:val="32"/>
          <w:szCs w:val="32"/>
          <w:lang w:val="en-GB" w:eastAsia="zh-TW"/>
        </w:rPr>
        <w:t xml:space="preserve">　</w:t>
      </w:r>
      <w:r w:rsidR="00537886" w:rsidRPr="009D502F">
        <w:rPr>
          <w:rFonts w:ascii="ＭＳ Ｐゴシック" w:eastAsia="ＭＳ Ｐゴシック" w:hAnsi="ＭＳ Ｐゴシック" w:cstheme="minorBidi" w:hint="eastAsia"/>
          <w:sz w:val="32"/>
          <w:szCs w:val="32"/>
          <w:bdr w:val="single" w:sz="4" w:space="0" w:color="auto"/>
          <w:lang w:val="en-GB" w:eastAsia="zh-TW"/>
        </w:rPr>
        <w:t>3</w:t>
      </w:r>
      <w:r w:rsidR="00537886" w:rsidRPr="009D502F">
        <w:rPr>
          <w:rFonts w:ascii="ＭＳ Ｐゴシック" w:eastAsia="ＭＳ Ｐゴシック" w:hAnsi="ＭＳ Ｐゴシック" w:cstheme="minorBidi"/>
          <w:sz w:val="32"/>
          <w:szCs w:val="32"/>
          <w:bdr w:val="single" w:sz="4" w:space="0" w:color="auto"/>
          <w:lang w:val="en-GB" w:eastAsia="zh-TW"/>
        </w:rPr>
        <w:t>分以内</w:t>
      </w:r>
    </w:p>
    <w:p w14:paraId="1CEC9C77" w14:textId="5D8053E1" w:rsidR="001E66CD" w:rsidRDefault="00537886" w:rsidP="00700093">
      <w:pPr>
        <w:spacing w:line="340" w:lineRule="exact"/>
        <w:jc w:val="center"/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</w:pP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（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２０２</w:t>
      </w:r>
      <w:r w:rsidR="00FA41CA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６</w:t>
      </w: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年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１</w:t>
      </w:r>
      <w:r w:rsidR="00FA41CA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０</w:t>
      </w: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月</w:t>
      </w:r>
      <w:r w:rsidR="00FA41CA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２８</w:t>
      </w: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日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 xml:space="preserve">　</w:t>
      </w:r>
      <w:r w:rsidR="00FA41CA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１２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:</w:t>
      </w:r>
      <w:r w:rsidR="00FA41CA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４５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～</w:t>
      </w:r>
      <w:r w:rsidR="00FA41CA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１３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:</w:t>
      </w:r>
      <w:r w:rsidR="00FA41CA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０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０</w:t>
      </w: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）</w:t>
      </w:r>
    </w:p>
    <w:p w14:paraId="07FAAB35" w14:textId="77777777" w:rsidR="00700093" w:rsidRPr="00700093" w:rsidRDefault="00700093" w:rsidP="00700093">
      <w:pPr>
        <w:spacing w:line="340" w:lineRule="exact"/>
        <w:jc w:val="center"/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</w:pPr>
    </w:p>
    <w:p w14:paraId="6389C4FC" w14:textId="7D6D4136" w:rsidR="00DA23A0" w:rsidRPr="00EA31DE" w:rsidRDefault="00065CB1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内閣官房内閣</w:t>
      </w:r>
      <w:r w:rsidR="00CE51F1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審議官</w:t>
      </w:r>
      <w:r w:rsidR="00D35FA2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の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林</w:t>
      </w:r>
      <w:r w:rsidR="00D35FA2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 xml:space="preserve">　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正道</w:t>
      </w:r>
      <w:r w:rsidR="002169D0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で</w:t>
      </w:r>
      <w:r w:rsidR="00871C26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す</w:t>
      </w:r>
      <w:r w:rsidR="00767C5B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。</w:t>
      </w:r>
    </w:p>
    <w:p w14:paraId="5252C837" w14:textId="77777777" w:rsidR="00F0105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</w:p>
    <w:p w14:paraId="158ECE17" w14:textId="4EF44152" w:rsidR="00AB54E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アジア防災センターメンバー国の皆様、国際機関の皆様、「アジア防災会議」にご参加いただき、誠にありがとうございます。皆様を心より歓迎申し上げます。</w:t>
      </w:r>
    </w:p>
    <w:p w14:paraId="3E17A4AE" w14:textId="5537AEE9" w:rsidR="00F0105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また、この会議をホストしてくださった</w:t>
      </w:r>
      <w:r w:rsidR="00FA41CA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シンガポール</w:t>
      </w: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政府に、深く感謝申し上げます。</w:t>
      </w:r>
    </w:p>
    <w:p w14:paraId="2C15761D" w14:textId="77777777" w:rsidR="00F01058" w:rsidRPr="00FA41CA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</w:p>
    <w:p w14:paraId="5F32375F" w14:textId="5167C169" w:rsidR="006F05B9" w:rsidRPr="00EA31DE" w:rsidRDefault="006F05B9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本日は日本か</w:t>
      </w:r>
      <w:r w:rsidR="00F84232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らミニスター</w:t>
      </w: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の出席を予定していましたが、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来週、国家防災庁を設置するため、出席がかなわず</w:t>
      </w:r>
      <w:r w:rsidR="00E92F6F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、私からご挨拶をさせていただきます。</w:t>
      </w:r>
    </w:p>
    <w:p w14:paraId="18238659" w14:textId="77777777" w:rsidR="006F05B9" w:rsidRPr="00B21F6F" w:rsidRDefault="006F05B9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</w:p>
    <w:p w14:paraId="4E60F447" w14:textId="67B2CB34" w:rsidR="00F0105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まず、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８</w:t>
      </w: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月に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ネパールで発生した大規模な氷河崩壊及び土石流災害により</w:t>
      </w: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甚大な被害が発生したことに、心よりお見舞い申し上げます。また、犠牲者の皆様に対し、深く哀悼の意を表します。</w:t>
      </w:r>
    </w:p>
    <w:p w14:paraId="179C2B41" w14:textId="50452654" w:rsidR="00F01058" w:rsidRPr="00EA31DE" w:rsidRDefault="00111482" w:rsidP="00EA31DE">
      <w:pPr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 xml:space="preserve">　</w:t>
      </w:r>
      <w:r w:rsidR="00F01058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日本では、今年の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８月に熊本で地震が発生し、</w:t>
      </w:r>
      <w:r w:rsidR="00F01058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家屋の倒壊や住民の避難生活など、大きな困難が生じました。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また、千葉での豪雨をはじめとして日本各地で大きな豪雨災害が発生し、</w:t>
      </w:r>
      <w:r w:rsidR="00F01058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人命が失われました。防災対策の一層の強化と被災地の復興に向けて、全力を尽くす所存です。</w:t>
      </w:r>
    </w:p>
    <w:p w14:paraId="5D341196" w14:textId="317F9B83" w:rsidR="00F0105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</w:p>
    <w:p w14:paraId="31939171" w14:textId="265DAB53" w:rsidR="00F0105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このように、大災害が頻発する中、</w:t>
      </w:r>
      <w:r w:rsidR="00053F67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国土強靱化など</w:t>
      </w:r>
      <w:r w:rsidR="005221F9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平時の減災</w:t>
      </w:r>
      <w:r w:rsidR="00053F67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、住民への</w:t>
      </w: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災害リスク情報の提供、災害時の避難生活環境の改善、そして復興に向けた「ビルド・バック・ベター」の取組みを進めることがますます重要になっております。</w:t>
      </w:r>
    </w:p>
    <w:p w14:paraId="053F6FC0" w14:textId="77777777" w:rsidR="00F0105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</w:p>
    <w:p w14:paraId="6DAEC81A" w14:textId="1B3D342C" w:rsidR="00F0105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さて、今年の会議のテーマは「</w:t>
      </w:r>
      <w:r w:rsidR="002E04A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先端技術で未来に備える越境的な気候・災害リスク削減―強靭な社会に向けて</w:t>
      </w: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」です。多くのアジア諸国が、気候変動の影響による洪水などの大災害のリスクに直面</w:t>
      </w:r>
      <w:r w:rsidR="00D765E3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する</w:t>
      </w:r>
      <w:r w:rsidR="00E51836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中</w:t>
      </w:r>
      <w:r w:rsidR="00D765E3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、</w:t>
      </w:r>
      <w:r w:rsidR="00E51836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本テーマは時宜を得たものです</w:t>
      </w:r>
      <w:r w:rsidR="00D765E3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。</w:t>
      </w:r>
    </w:p>
    <w:p w14:paraId="50FEF880" w14:textId="22720B28" w:rsidR="00F01058" w:rsidRPr="00EA31DE" w:rsidRDefault="00111482" w:rsidP="00EA31DE">
      <w:pPr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 xml:space="preserve">　</w:t>
      </w:r>
      <w:r w:rsidR="00F01058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本会議において、各国の知見</w:t>
      </w:r>
      <w:r w:rsidR="00A15671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や</w:t>
      </w:r>
      <w:r w:rsidR="00E32CC2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経験、</w:t>
      </w:r>
      <w:r w:rsidR="00A15671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そして</w:t>
      </w:r>
      <w:r w:rsidR="00E32CC2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先進技術</w:t>
      </w:r>
      <w:r w:rsidR="00F01058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が共有され、革新的な取り組みが推進されることを期待しております。</w:t>
      </w:r>
    </w:p>
    <w:p w14:paraId="60902D73" w14:textId="77777777" w:rsidR="00F01058" w:rsidRPr="00EA31DE" w:rsidRDefault="00F01058" w:rsidP="00EA31DE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</w:p>
    <w:p w14:paraId="009A2025" w14:textId="1C778634" w:rsidR="00DA6849" w:rsidRPr="00EA31DE" w:rsidRDefault="00F01058" w:rsidP="00700093">
      <w:pPr>
        <w:ind w:firstLineChars="100" w:firstLine="240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最後になりますが、この会議を契機として、各国の防災対策が</w:t>
      </w:r>
      <w:r w:rsidR="00A15671"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さら</w:t>
      </w: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に強化され、各国間の連帯が一層強まることを祈念し、私の開会の挨拶とさせていただきます。</w:t>
      </w:r>
    </w:p>
    <w:p w14:paraId="57B4B362" w14:textId="43583E33" w:rsidR="004C2214" w:rsidRDefault="008E5F65" w:rsidP="00700093">
      <w:pPr>
        <w:jc w:val="right"/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  <w:sectPr w:rsidR="004C2214" w:rsidSect="004C2214">
          <w:footerReference w:type="default" r:id="rId11"/>
          <w:pgSz w:w="11906" w:h="16838" w:code="9"/>
          <w:pgMar w:top="1440" w:right="1080" w:bottom="1440" w:left="1080" w:header="851" w:footer="624" w:gutter="0"/>
          <w:cols w:space="425"/>
          <w:docGrid w:type="lines" w:linePitch="427"/>
        </w:sectPr>
      </w:pPr>
      <w:r w:rsidRPr="00EA31D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（</w:t>
      </w:r>
      <w:r w:rsidR="0096016D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</w:rPr>
        <w:t>以　上</w:t>
      </w:r>
      <w:r w:rsidRPr="00EA31DE">
        <w:rPr>
          <w:rFonts w:ascii="ＭＳ Ｐゴシック" w:eastAsia="ＭＳ Ｐゴシック" w:hAnsi="ＭＳ Ｐゴシック"/>
          <w:color w:val="0D0D0D" w:themeColor="text1" w:themeTint="F2"/>
          <w:kern w:val="0"/>
          <w:sz w:val="24"/>
          <w:szCs w:val="24"/>
        </w:rPr>
        <w:t>）</w:t>
      </w:r>
      <w:r w:rsidR="004C2214"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24"/>
          <w:szCs w:val="24"/>
          <w:shd w:val="pct15" w:color="auto" w:fill="FFFFFF"/>
        </w:rPr>
        <w:t>英文</w:t>
      </w:r>
    </w:p>
    <w:p w14:paraId="2EEDE2BC" w14:textId="77777777" w:rsidR="00D535CC" w:rsidRDefault="00D535CC">
      <w:pPr>
        <w:widowControl/>
        <w:jc w:val="left"/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</w:pPr>
      <w:r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br w:type="page"/>
      </w:r>
    </w:p>
    <w:p w14:paraId="7BC05E23" w14:textId="6EC8EA5A" w:rsidR="004C2214" w:rsidRPr="009D502F" w:rsidRDefault="004C2214" w:rsidP="004C2214">
      <w:pPr>
        <w:spacing w:line="340" w:lineRule="exact"/>
        <w:jc w:val="center"/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</w:pP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lastRenderedPageBreak/>
        <w:t xml:space="preserve">アジア防災会議　</w:t>
      </w:r>
      <w:r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開会</w:t>
      </w:r>
      <w:r w:rsidR="00065CB1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式</w:t>
      </w:r>
    </w:p>
    <w:p w14:paraId="1DE86478" w14:textId="0BA12D1B" w:rsidR="004C2214" w:rsidRPr="009D502F" w:rsidRDefault="00065CB1" w:rsidP="004C2214">
      <w:pPr>
        <w:spacing w:line="340" w:lineRule="exact"/>
        <w:jc w:val="center"/>
        <w:rPr>
          <w:rFonts w:ascii="ＭＳ Ｐゴシック" w:eastAsia="ＭＳ Ｐゴシック" w:hAnsi="ＭＳ Ｐゴシック" w:cstheme="minorBidi"/>
          <w:sz w:val="32"/>
          <w:szCs w:val="32"/>
          <w:lang w:val="en-GB" w:eastAsia="zh-TW"/>
        </w:rPr>
      </w:pPr>
      <w:r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林室長</w:t>
      </w:r>
      <w:r w:rsidR="004C2214" w:rsidRPr="009D502F">
        <w:rPr>
          <w:rFonts w:ascii="ＭＳ Ｐゴシック" w:eastAsia="ＭＳ Ｐゴシック" w:hAnsi="ＭＳ Ｐゴシック" w:cstheme="minorBidi"/>
          <w:sz w:val="32"/>
          <w:szCs w:val="32"/>
          <w:lang w:val="en-GB" w:eastAsia="zh-TW"/>
        </w:rPr>
        <w:t>発言（案）</w:t>
      </w:r>
      <w:r w:rsidR="004C2214"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 w:eastAsia="zh-TW"/>
        </w:rPr>
        <w:t xml:space="preserve">　</w:t>
      </w:r>
      <w:r w:rsidR="004C2214" w:rsidRPr="009D502F">
        <w:rPr>
          <w:rFonts w:ascii="ＭＳ Ｐゴシック" w:eastAsia="ＭＳ Ｐゴシック" w:hAnsi="ＭＳ Ｐゴシック" w:cstheme="minorBidi"/>
          <w:sz w:val="32"/>
          <w:szCs w:val="32"/>
          <w:lang w:val="en-GB" w:eastAsia="zh-TW"/>
        </w:rPr>
        <w:t xml:space="preserve">　</w:t>
      </w:r>
      <w:r w:rsidR="004C2214" w:rsidRPr="009D502F">
        <w:rPr>
          <w:rFonts w:ascii="ＭＳ Ｐゴシック" w:eastAsia="ＭＳ Ｐゴシック" w:hAnsi="ＭＳ Ｐゴシック" w:cstheme="minorBidi" w:hint="eastAsia"/>
          <w:sz w:val="32"/>
          <w:szCs w:val="32"/>
          <w:bdr w:val="single" w:sz="4" w:space="0" w:color="auto"/>
          <w:lang w:val="en-GB" w:eastAsia="zh-TW"/>
        </w:rPr>
        <w:t>3</w:t>
      </w:r>
      <w:r w:rsidR="004C2214" w:rsidRPr="009D502F">
        <w:rPr>
          <w:rFonts w:ascii="ＭＳ Ｐゴシック" w:eastAsia="ＭＳ Ｐゴシック" w:hAnsi="ＭＳ Ｐゴシック" w:cstheme="minorBidi"/>
          <w:sz w:val="32"/>
          <w:szCs w:val="32"/>
          <w:bdr w:val="single" w:sz="4" w:space="0" w:color="auto"/>
          <w:lang w:val="en-GB" w:eastAsia="zh-TW"/>
        </w:rPr>
        <w:t>分以内</w:t>
      </w:r>
    </w:p>
    <w:p w14:paraId="77631DE4" w14:textId="66FB86EF" w:rsidR="004C2214" w:rsidRPr="009D502F" w:rsidRDefault="004C2214" w:rsidP="004C2214">
      <w:pPr>
        <w:spacing w:line="340" w:lineRule="exact"/>
        <w:jc w:val="center"/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</w:pP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（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２０２</w:t>
      </w:r>
      <w:r w:rsidR="000668F6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６</w:t>
      </w: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年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１</w:t>
      </w:r>
      <w:r w:rsidR="000668F6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０</w:t>
      </w: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月</w:t>
      </w:r>
      <w:r w:rsidR="000668F6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２８</w:t>
      </w: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日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 xml:space="preserve">　</w:t>
      </w:r>
      <w:r w:rsidR="000668F6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１２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:</w:t>
      </w:r>
      <w:r w:rsidR="000668F6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４５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～</w:t>
      </w:r>
      <w:r w:rsidR="000668F6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１３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:</w:t>
      </w:r>
      <w:r w:rsidR="000668F6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０</w:t>
      </w:r>
      <w:r w:rsidRPr="009D502F">
        <w:rPr>
          <w:rFonts w:ascii="ＭＳ Ｐゴシック" w:eastAsia="ＭＳ Ｐゴシック" w:hAnsi="ＭＳ Ｐゴシック" w:cstheme="minorBidi" w:hint="eastAsia"/>
          <w:sz w:val="32"/>
          <w:szCs w:val="32"/>
          <w:lang w:val="en-GB"/>
        </w:rPr>
        <w:t>０</w:t>
      </w:r>
      <w:r w:rsidRPr="009D502F">
        <w:rPr>
          <w:rFonts w:ascii="ＭＳ Ｐゴシック" w:eastAsia="ＭＳ Ｐゴシック" w:hAnsi="ＭＳ Ｐゴシック" w:cstheme="minorBidi"/>
          <w:sz w:val="32"/>
          <w:szCs w:val="32"/>
          <w:lang w:val="en-GB"/>
        </w:rPr>
        <w:t>）</w:t>
      </w:r>
    </w:p>
    <w:p w14:paraId="57A7C530" w14:textId="77777777" w:rsidR="00F57E24" w:rsidRDefault="00F57E24" w:rsidP="009B5CBD">
      <w:pPr>
        <w:spacing w:line="640" w:lineRule="exac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1070A103" w14:textId="4639BDA7" w:rsidR="004C2214" w:rsidRDefault="004C2214" w:rsidP="009B5CBD">
      <w:pPr>
        <w:spacing w:line="640" w:lineRule="exac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Thank you Chair.</w:t>
      </w:r>
    </w:p>
    <w:p w14:paraId="07FB2D4E" w14:textId="77777777" w:rsidR="004C2214" w:rsidRDefault="004C2214" w:rsidP="009B5CBD">
      <w:pPr>
        <w:spacing w:line="640" w:lineRule="exac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5C77439D" w14:textId="1A5C70F7" w:rsidR="004C2214" w:rsidRDefault="004C2214" w:rsidP="009B5CBD">
      <w:pPr>
        <w:spacing w:line="640" w:lineRule="exact"/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</w:pPr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Dear distinguished </w:t>
      </w:r>
      <w:ins w:id="0" w:author="ADRC_Kodama" w:date="2026-10-09T10:47:00Z" w16du:dateUtc="2026-10-09T01:47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representatives</w:t>
        </w:r>
      </w:ins>
      <w:del w:id="1" w:author="ADRC_Kodama" w:date="2026-10-09T10:47:00Z" w16du:dateUtc="2026-10-09T01:47:00Z">
        <w:r w:rsidDel="00281202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participants</w:delText>
        </w:r>
      </w:del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 </w:t>
      </w:r>
      <w:ins w:id="2" w:author="ADRC_Kodama" w:date="2026-10-09T10:47:00Z" w16du:dateUtc="2026-10-09T01:47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of</w:t>
        </w:r>
      </w:ins>
      <w:del w:id="3" w:author="ADRC_Kodama" w:date="2026-10-09T10:47:00Z" w16du:dateUtc="2026-10-09T01:47:00Z">
        <w:r w:rsidDel="00281202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from</w:delText>
        </w:r>
      </w:del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 the member countries of Asian Disaster Reduction Center, </w:t>
      </w:r>
      <w:del w:id="4" w:author="ADRC_Kodama" w:date="2026-10-09T10:48:00Z" w16du:dateUtc="2026-10-09T01:48:00Z">
        <w:r w:rsidDel="00281202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members of</w:delText>
        </w:r>
      </w:del>
      <w:ins w:id="5" w:author="ADRC_Kodama" w:date="2026-10-09T10:48:00Z" w16du:dateUtc="2026-10-09T01:48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and</w:t>
        </w:r>
      </w:ins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 international </w:t>
      </w:r>
      <w:ins w:id="6" w:author="ADRC_Kodama" w:date="2026-10-09T10:48:00Z" w16du:dateUtc="2026-10-09T01:48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and regional </w:t>
        </w:r>
      </w:ins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organizations,</w:t>
      </w:r>
      <w:ins w:id="7" w:author="ADRC_Kodama" w:date="2026-10-09T10:48:00Z" w16du:dateUtc="2026-10-09T01:48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ladies and gentlemen,</w:t>
        </w:r>
      </w:ins>
    </w:p>
    <w:p w14:paraId="718C7550" w14:textId="77777777" w:rsidR="004C2214" w:rsidRDefault="004C2214" w:rsidP="009B5CBD">
      <w:pPr>
        <w:spacing w:line="640" w:lineRule="exact"/>
        <w:ind w:firstLineChars="100" w:firstLine="400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53D40D56" w14:textId="3D66785B" w:rsidR="009B5CBD" w:rsidRPr="004C2214" w:rsidRDefault="009B5CBD" w:rsidP="00A11522">
      <w:pPr>
        <w:pStyle w:val="af0"/>
        <w:numPr>
          <w:ilvl w:val="1"/>
          <w:numId w:val="12"/>
        </w:numPr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I am 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H</w:t>
      </w:r>
      <w:r w:rsidR="00C37632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A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YASHI</w:t>
      </w:r>
      <w:r w:rsidRPr="004C221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 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Masamichi</w:t>
      </w:r>
      <w:r w:rsidRPr="004C221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, </w:t>
      </w:r>
      <w:r w:rsidR="00B21F6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Deputy </w:t>
      </w:r>
      <w:r w:rsidR="00453C15"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Minister</w:t>
      </w:r>
      <w:r w:rsidR="00374A30" w:rsidRPr="004C221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 for Disaster Management</w:t>
      </w:r>
      <w:r w:rsidR="00374A30"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of the Cabinet Office of Japan</w:t>
      </w:r>
      <w:r w:rsidRPr="004C221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.</w:t>
      </w:r>
    </w:p>
    <w:p w14:paraId="091091CF" w14:textId="77777777" w:rsidR="009B5CBD" w:rsidRPr="00422488" w:rsidRDefault="009B5CBD" w:rsidP="004C2214">
      <w:pPr>
        <w:spacing w:line="640" w:lineRule="exac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5A9BD00A" w14:textId="53281994" w:rsidR="00F57E24" w:rsidRDefault="00281202" w:rsidP="00424E58">
      <w:pPr>
        <w:pStyle w:val="af0"/>
        <w:numPr>
          <w:ilvl w:val="1"/>
          <w:numId w:val="12"/>
        </w:numPr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ins w:id="8" w:author="ADRC_Kodama" w:date="2026-10-09T10:49:00Z" w16du:dateUtc="2026-10-09T01:49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Thank you very much for </w:t>
        </w:r>
      </w:ins>
      <w:del w:id="9" w:author="ADRC_Kodama" w:date="2026-10-09T10:50:00Z" w16du:dateUtc="2026-10-09T01:50:00Z">
        <w:r w:rsidR="009B5CBD" w:rsidRPr="00F57E24" w:rsidDel="00281202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I appreciate </w:delText>
        </w:r>
      </w:del>
      <w:r w:rsidR="009B5CBD" w:rsidRPr="00F57E2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your </w:t>
      </w:r>
      <w:del w:id="10" w:author="ADRC_Kodama" w:date="2026-10-09T10:51:00Z" w16du:dateUtc="2026-10-09T01:51:00Z">
        <w:r w:rsidR="009B5CBD" w:rsidRPr="00F57E24" w:rsidDel="00281202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kind </w:delText>
        </w:r>
      </w:del>
      <w:r w:rsidR="009B5CBD" w:rsidRPr="00F57E2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participation </w:t>
      </w:r>
      <w:ins w:id="11" w:author="ADRC_Kodama" w:date="2026-10-09T10:51:00Z" w16du:dateUtc="2026-10-09T01:51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in </w:t>
        </w:r>
      </w:ins>
      <w:ins w:id="12" w:author="ADRC_Kodama" w:date="2026-10-09T11:24:00Z" w16du:dateUtc="2026-10-09T02:24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the </w:t>
        </w:r>
      </w:ins>
      <w:ins w:id="13" w:author="ADRC_Kodama" w:date="2026-10-09T10:51:00Z" w16du:dateUtc="2026-10-09T01:51:00Z">
        <w:r w:rsidRPr="00F57E24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t>Asian Conference on Disaster Reduction</w:t>
        </w:r>
        <w:r w:rsidRPr="00F57E24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</w:t>
        </w:r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2026. It is my great </w:t>
        </w:r>
        <w:r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t>pleasure</w:t>
        </w:r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to </w:t>
        </w:r>
      </w:ins>
      <w:del w:id="14" w:author="ADRC_Kodama" w:date="2026-10-09T10:51:00Z" w16du:dateUtc="2026-10-09T01:51:00Z">
        <w:r w:rsidR="00374A30" w:rsidRPr="00F57E2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and </w:delText>
        </w:r>
      </w:del>
      <w:r w:rsidR="00374A30" w:rsidRPr="00F57E2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welcome you all</w:t>
      </w:r>
      <w:del w:id="15" w:author="ADRC_Kodama" w:date="2026-10-09T10:51:00Z" w16du:dateUtc="2026-10-09T01:51:00Z">
        <w:r w:rsidR="00374A30" w:rsidRPr="00F57E2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 at </w:delText>
        </w:r>
        <w:r w:rsidR="009B5CBD" w:rsidRPr="00F57E24" w:rsidDel="00281202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Asian Conference on Disaster Reduction</w:delText>
        </w:r>
      </w:del>
      <w:r w:rsidR="009B5CBD" w:rsidRPr="00F57E2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.</w:t>
      </w:r>
      <w:r w:rsidR="00F57E2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br/>
      </w:r>
      <w:r w:rsidR="009B5CBD" w:rsidRPr="00F57E2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I </w:t>
      </w:r>
      <w:ins w:id="16" w:author="ADRC_Kodama" w:date="2026-10-09T10:51:00Z" w16du:dateUtc="2026-10-09T01:51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would </w:t>
        </w:r>
      </w:ins>
      <w:r w:rsidR="009B5CBD" w:rsidRPr="00F57E2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also </w:t>
      </w:r>
      <w:ins w:id="17" w:author="ADRC_Kodama" w:date="2026-10-09T10:51:00Z" w16du:dateUtc="2026-10-09T01:51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like to </w:t>
        </w:r>
      </w:ins>
      <w:r w:rsidR="009B5CBD" w:rsidRPr="00F57E2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extend </w:t>
      </w:r>
      <w:ins w:id="18" w:author="ADRC_Kodama" w:date="2026-10-09T10:51:00Z" w16du:dateUtc="2026-10-09T01:51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my </w:t>
        </w:r>
      </w:ins>
      <w:ins w:id="19" w:author="ADRC_Kodama" w:date="2026-10-09T10:55:00Z" w16du:dateUtc="2026-10-09T01:55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sincere</w:t>
        </w:r>
      </w:ins>
      <w:del w:id="20" w:author="ADRC_Kodama" w:date="2026-10-09T10:55:00Z" w16du:dateUtc="2026-10-09T01:55:00Z">
        <w:r w:rsidR="009B5CBD" w:rsidRPr="00F57E2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heartfelt</w:delText>
        </w:r>
      </w:del>
      <w:r w:rsidR="009B5CBD" w:rsidRPr="00F57E2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</w:t>
      </w:r>
      <w:ins w:id="21" w:author="ADRC_Kodama" w:date="2026-10-09T10:51:00Z" w16du:dateUtc="2026-10-09T01:51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app</w:t>
        </w:r>
      </w:ins>
      <w:ins w:id="22" w:author="ADRC_Kodama" w:date="2026-10-09T10:52:00Z" w16du:dateUtc="2026-10-09T01:52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reciation</w:t>
        </w:r>
      </w:ins>
      <w:del w:id="23" w:author="ADRC_Kodama" w:date="2026-10-09T10:52:00Z" w16du:dateUtc="2026-10-09T01:52:00Z">
        <w:r w:rsidR="009B5CBD" w:rsidRPr="00F57E2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thanks</w:delText>
        </w:r>
      </w:del>
      <w:r w:rsidR="009B5CBD" w:rsidRPr="00F57E2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to </w:t>
      </w:r>
      <w:r w:rsidR="009B5CBD" w:rsidRPr="00F57E2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the Government of </w:t>
      </w:r>
      <w:r w:rsidR="00A2353E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Singapore</w:t>
      </w:r>
      <w:r w:rsidR="009B5CBD" w:rsidRPr="00F57E2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for hosting this Conference</w:t>
      </w:r>
      <w:del w:id="24" w:author="ADRC_Kodama" w:date="2026-10-09T10:52:00Z" w16du:dateUtc="2026-10-09T01:52:00Z">
        <w:r w:rsidR="009B5CBD" w:rsidRPr="00F57E2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 today</w:delText>
        </w:r>
      </w:del>
      <w:ins w:id="25" w:author="ADRC_Kodama" w:date="2026-10-09T10:52:00Z" w16du:dateUtc="2026-10-09T01:52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in this beautiful city</w:t>
        </w:r>
      </w:ins>
      <w:r w:rsidR="009B5CBD" w:rsidRPr="00F57E2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.</w:t>
      </w:r>
    </w:p>
    <w:p w14:paraId="5448FC01" w14:textId="461831D2" w:rsidR="00424E58" w:rsidRPr="00A2353E" w:rsidDel="00281202" w:rsidRDefault="00424E58" w:rsidP="00424E58">
      <w:pPr>
        <w:pStyle w:val="af0"/>
        <w:ind w:left="1120"/>
        <w:rPr>
          <w:del w:id="26" w:author="ADRC_Kodama" w:date="2026-10-09T10:52:00Z" w16du:dateUtc="2026-10-09T01:52:00Z"/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3D006C56" w14:textId="28479975" w:rsidR="00424E58" w:rsidRPr="00424E58" w:rsidRDefault="00424E58" w:rsidP="00424E58">
      <w:pPr>
        <w:spacing w:line="640" w:lineRule="exac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782E86">
        <w:rPr>
          <w:rFonts w:asciiTheme="majorEastAsia" w:eastAsiaTheme="majorEastAsia" w:hAnsiTheme="maj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2BEAD1" wp14:editId="201B7C26">
                <wp:simplePos x="0" y="0"/>
                <wp:positionH relativeFrom="margin">
                  <wp:posOffset>2594610</wp:posOffset>
                </wp:positionH>
                <wp:positionV relativeFrom="paragraph">
                  <wp:posOffset>192405</wp:posOffset>
                </wp:positionV>
                <wp:extent cx="1184910" cy="562610"/>
                <wp:effectExtent l="38100" t="0" r="53340" b="46990"/>
                <wp:wrapNone/>
                <wp:docPr id="2" name="矢印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56261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8CA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2" o:spid="_x0000_s1026" type="#_x0000_t67" style="position:absolute;margin-left:204.3pt;margin-top:15.15pt;width:93.3pt;height:44.3pt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" adj="10800" fillcolor="white [3212]" strokecolor="black [3213]" strokeweight="1pt">
                <w10:wrap anchorx="margin"/>
              </v:shape>
            </w:pict>
          </mc:Fallback>
        </mc:AlternateContent>
      </w:r>
    </w:p>
    <w:p w14:paraId="6547EDA1" w14:textId="4F50A2A7" w:rsidR="00424E58" w:rsidRDefault="00424E58">
      <w:pPr>
        <w:widowControl/>
        <w:jc w:val="lef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br w:type="page"/>
      </w:r>
    </w:p>
    <w:p w14:paraId="5FEF60D8" w14:textId="5DBD7AC9" w:rsidR="00374A30" w:rsidRPr="004C2214" w:rsidRDefault="00374A30" w:rsidP="00A11522">
      <w:pPr>
        <w:pStyle w:val="af0"/>
        <w:numPr>
          <w:ilvl w:val="1"/>
          <w:numId w:val="12"/>
        </w:numPr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lastRenderedPageBreak/>
        <w:t xml:space="preserve">Our Minister </w:t>
      </w:r>
      <w:ins w:id="27" w:author="ADRC_Kodama" w:date="2026-10-09T10:53:00Z" w16du:dateUtc="2026-10-09T01:53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had </w:t>
        </w:r>
      </w:ins>
      <w:r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planned to </w:t>
      </w:r>
      <w:ins w:id="28" w:author="ADRC_Kodama" w:date="2026-10-09T10:53:00Z" w16du:dateUtc="2026-10-09T01:53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attend</w:t>
        </w:r>
      </w:ins>
      <w:del w:id="29" w:author="ADRC_Kodama" w:date="2026-10-09T10:53:00Z" w16du:dateUtc="2026-10-09T01:53:00Z">
        <w:r w:rsidRPr="004C221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participate in</w:delText>
        </w:r>
      </w:del>
      <w:r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this Conference today, but </w:t>
      </w:r>
      <w:r w:rsidR="00424E58" w:rsidRPr="004C2214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unfortunately,</w:t>
      </w:r>
      <w:r w:rsidR="00424E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</w:t>
      </w:r>
      <w:r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he is </w:t>
      </w:r>
      <w:ins w:id="30" w:author="ADRC_Kodama" w:date="2026-10-09T10:53:00Z" w16du:dateUtc="2026-10-09T01:53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unable to join us as he is </w:t>
        </w:r>
      </w:ins>
      <w:r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engaged in </w:t>
      </w:r>
      <w:r w:rsidR="00EC6D1A"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the </w:t>
      </w:r>
      <w:r w:rsidR="00424E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preparations for the </w:t>
      </w:r>
      <w:ins w:id="31" w:author="ADRC_Kodama" w:date="2026-10-09T10:54:00Z" w16du:dateUtc="2026-10-09T01:54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establishment of Japan</w:t>
        </w:r>
        <w:r w:rsidR="00281202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t>’</w:t>
        </w:r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s </w:t>
        </w:r>
      </w:ins>
      <w:r w:rsidR="00424E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National Disaster Management Agency, which is </w:t>
      </w:r>
      <w:del w:id="32" w:author="ADRC_Kodama" w:date="2026-10-09T10:54:00Z" w16du:dateUtc="2026-10-09T01:54:00Z">
        <w:r w:rsidR="00424E58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to be established</w:delText>
        </w:r>
      </w:del>
      <w:ins w:id="33" w:author="ADRC_Kodama" w:date="2026-10-09T10:54:00Z" w16du:dateUtc="2026-10-09T01:54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scheduled for</w:t>
        </w:r>
      </w:ins>
      <w:r w:rsidR="00424E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next week. </w:t>
      </w:r>
      <w:ins w:id="34" w:author="ADRC_Kodama" w:date="2026-10-09T10:54:00Z" w16du:dateUtc="2026-10-09T01:54:00Z">
        <w:r w:rsidR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On behalf of the Government of Japan, l</w:t>
        </w:r>
      </w:ins>
      <w:del w:id="35" w:author="ADRC_Kodama" w:date="2026-10-09T10:54:00Z" w16du:dateUtc="2026-10-09T01:54:00Z">
        <w:r w:rsidR="00EC6D1A" w:rsidRPr="004C221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L</w:delText>
        </w:r>
      </w:del>
      <w:r w:rsidR="00EC6D1A"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et me deliver the opening greetings</w:t>
      </w:r>
      <w:del w:id="36" w:author="ADRC_Kodama" w:date="2026-10-09T10:55:00Z" w16du:dateUtc="2026-10-09T01:55:00Z">
        <w:r w:rsidR="00EC6D1A" w:rsidRPr="004C221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 representing the Government of Japan</w:delText>
        </w:r>
      </w:del>
      <w:r w:rsidR="00EC6D1A" w:rsidRPr="004C2214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.</w:t>
      </w:r>
    </w:p>
    <w:p w14:paraId="7D631F0C" w14:textId="77777777" w:rsidR="00374A30" w:rsidRPr="00A11522" w:rsidRDefault="00374A30" w:rsidP="00A11522">
      <w:pPr>
        <w:spacing w:line="640" w:lineRule="exact"/>
        <w:ind w:left="-14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136925A6" w14:textId="4C47E79A" w:rsidR="009B5CBD" w:rsidRPr="00F01058" w:rsidRDefault="009B5CBD" w:rsidP="00A11522">
      <w:pPr>
        <w:pStyle w:val="af0"/>
        <w:numPr>
          <w:ilvl w:val="1"/>
          <w:numId w:val="12"/>
        </w:numPr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First</w:t>
      </w:r>
      <w:del w:id="37" w:author="ADRC_Kodama" w:date="2026-10-09T10:55:00Z" w16du:dateUtc="2026-10-09T01:55:00Z">
        <w:r w:rsidR="005533F4" w:rsidDel="00281202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ly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, </w:t>
      </w:r>
      <w:r w:rsidR="00CA476B" w:rsidRPr="00CA476B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I would like to express my heartfelt sympathy </w:t>
      </w:r>
      <w:del w:id="38" w:author="ADRC_Kodama" w:date="2026-10-09T10:56:00Z" w16du:dateUtc="2026-10-09T01:56:00Z">
        <w:r w:rsidR="00CA476B" w:rsidRPr="00CA476B" w:rsidDel="00A255A8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regarding </w:delText>
        </w:r>
      </w:del>
      <w:ins w:id="39" w:author="ADRC_Kodama" w:date="2026-10-09T10:56:00Z" w16du:dateUtc="2026-10-09T01:56:00Z">
        <w:r w:rsidR="00A255A8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to all those</w:t>
        </w:r>
      </w:ins>
      <w:ins w:id="40" w:author="ADRC_Kodama" w:date="2026-10-09T10:57:00Z" w16du:dateUtc="2026-10-09T01:57:00Z">
        <w:r w:rsidR="00A255A8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affected by</w:t>
        </w:r>
      </w:ins>
      <w:ins w:id="41" w:author="ADRC_Kodama" w:date="2026-10-09T10:56:00Z" w16du:dateUtc="2026-10-09T01:56:00Z">
        <w:r w:rsidR="00A255A8" w:rsidRPr="00CA476B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t xml:space="preserve"> </w:t>
        </w:r>
      </w:ins>
      <w:r w:rsidR="00CA476B" w:rsidRPr="00CA476B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the extensive damage caused by the large-scale glacier collapse and mudslide </w:t>
      </w:r>
      <w:del w:id="42" w:author="ADRC_Kodama" w:date="2026-10-09T10:57:00Z" w16du:dateUtc="2026-10-09T01:57:00Z">
        <w:r w:rsidR="00CA476B" w:rsidRPr="00CA476B" w:rsidDel="00A255A8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disaster </w:delText>
        </w:r>
      </w:del>
      <w:r w:rsidR="00CA476B" w:rsidRPr="00CA476B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that occurred in Nepal in August. I would also like to ex</w:t>
      </w:r>
      <w:ins w:id="43" w:author="ADRC_Kodama" w:date="2026-10-09T10:57:00Z" w16du:dateUtc="2026-10-09T01:57:00Z">
        <w:r w:rsidR="00A255A8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tend </w:t>
        </w:r>
      </w:ins>
      <w:del w:id="44" w:author="ADRC_Kodama" w:date="2026-10-09T10:57:00Z" w16du:dateUtc="2026-10-09T01:57:00Z">
        <w:r w:rsidR="00CA476B" w:rsidRPr="00CA476B" w:rsidDel="00A255A8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pr</w:delText>
        </w:r>
      </w:del>
      <w:del w:id="45" w:author="ADRC_Kodama" w:date="2026-10-09T10:58:00Z" w16du:dateUtc="2026-10-09T01:58:00Z">
        <w:r w:rsidR="00CA476B" w:rsidRPr="00CA476B" w:rsidDel="00A255A8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ess </w:delText>
        </w:r>
      </w:del>
      <w:r w:rsidR="00CA476B" w:rsidRPr="00CA476B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my deepest condolences to </w:t>
      </w:r>
      <w:ins w:id="46" w:author="ADRC_Kodama" w:date="2026-10-09T10:58:00Z" w16du:dateUtc="2026-10-09T01:58:00Z">
        <w:r w:rsidR="00A255A8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those who lost their lives</w:t>
        </w:r>
      </w:ins>
      <w:del w:id="47" w:author="ADRC_Kodama" w:date="2026-10-09T10:58:00Z" w16du:dateUtc="2026-10-09T01:58:00Z">
        <w:r w:rsidR="00CA476B" w:rsidRPr="00CA476B" w:rsidDel="00A255A8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the victims</w:delText>
        </w:r>
      </w:del>
      <w:r w:rsidR="00CA476B" w:rsidRPr="00CA476B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.</w:t>
      </w:r>
    </w:p>
    <w:p w14:paraId="43D60D2C" w14:textId="297C6AA9" w:rsidR="009B5CBD" w:rsidRPr="00A11522" w:rsidRDefault="009B5CBD" w:rsidP="00A11522">
      <w:pPr>
        <w:spacing w:line="640" w:lineRule="exact"/>
        <w:ind w:left="-14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60471F2D" w14:textId="25B6041D" w:rsidR="00D85C97" w:rsidRDefault="00D85C97">
      <w:pPr>
        <w:widowControl/>
        <w:jc w:val="lef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782E86">
        <w:rPr>
          <w:rFonts w:asciiTheme="majorEastAsia" w:eastAsiaTheme="majorEastAsia" w:hAnsiTheme="maj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2E8C7EB" wp14:editId="08251247">
                <wp:simplePos x="0" y="0"/>
                <wp:positionH relativeFrom="margin">
                  <wp:posOffset>2317750</wp:posOffset>
                </wp:positionH>
                <wp:positionV relativeFrom="paragraph">
                  <wp:posOffset>616585</wp:posOffset>
                </wp:positionV>
                <wp:extent cx="1184910" cy="562610"/>
                <wp:effectExtent l="38100" t="0" r="53340" b="46990"/>
                <wp:wrapNone/>
                <wp:docPr id="446002452" name="矢印: 下 446002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56261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F867B" id="矢印: 下 446002452" o:spid="_x0000_s1026" type="#_x0000_t67" style="position:absolute;margin-left:182.5pt;margin-top:48.55pt;width:93.3pt;height:44.3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" adj="10800" fillcolor="white [3212]" strokecolor="black [3213]" strokeweight="1pt">
                <w10:wrap anchorx="margin"/>
              </v:shape>
            </w:pict>
          </mc:Fallback>
        </mc:AlternateContent>
      </w:r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br w:type="page"/>
      </w:r>
    </w:p>
    <w:p w14:paraId="6A2F9FC1" w14:textId="7C70A182" w:rsidR="00235C7A" w:rsidRPr="00A41541" w:rsidRDefault="009B5CBD" w:rsidP="00A41541">
      <w:pPr>
        <w:pStyle w:val="af0"/>
        <w:numPr>
          <w:ilvl w:val="1"/>
          <w:numId w:val="12"/>
        </w:numPr>
        <w:spacing w:line="640" w:lineRule="exact"/>
        <w:ind w:leftChars="0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lastRenderedPageBreak/>
        <w:t xml:space="preserve">In Japan, </w:t>
      </w:r>
      <w:r w:rsidR="00235C7A" w:rsidRPr="00235C7A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a major earthquake struck Kumamoto in August this year, causing significant hardship, including the collapse of homes and </w:t>
      </w:r>
      <w:ins w:id="48" w:author="ADRC_Kodama" w:date="2026-10-09T11:09:00Z" w16du:dateUtc="2026-10-09T02:09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displa</w:t>
        </w:r>
      </w:ins>
      <w:ins w:id="49" w:author="ADRC_Kodama" w:date="2026-10-09T11:10:00Z" w16du:dateUtc="2026-10-09T02:10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cement of </w:t>
        </w:r>
      </w:ins>
      <w:del w:id="50" w:author="ADRC_Kodama" w:date="2026-10-09T11:10:00Z" w16du:dateUtc="2026-10-09T02:10:00Z">
        <w:r w:rsidR="00235C7A" w:rsidRPr="00235C7A" w:rsidDel="003B6B30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forcing </w:delText>
        </w:r>
      </w:del>
      <w:r w:rsidR="00235C7A" w:rsidRPr="00235C7A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residents</w:t>
      </w:r>
      <w:del w:id="51" w:author="ADRC_Kodama" w:date="2026-10-09T11:10:00Z" w16du:dateUtc="2026-10-09T02:10:00Z">
        <w:r w:rsidR="00235C7A" w:rsidRPr="00235C7A" w:rsidDel="003B6B30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 to live in temporary accommodation</w:delText>
        </w:r>
      </w:del>
      <w:r w:rsidR="00235C7A" w:rsidRPr="00235C7A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. Furthermore, </w:t>
      </w:r>
      <w:ins w:id="52" w:author="ADRC_Kodama" w:date="2026-10-09T11:10:00Z" w16du:dateUtc="2026-10-09T02:10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heavy rainfall caused </w:t>
        </w:r>
      </w:ins>
      <w:r w:rsidR="00235C7A" w:rsidRPr="00235C7A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severe flooding </w:t>
      </w:r>
      <w:del w:id="53" w:author="ADRC_Kodama" w:date="2026-10-09T11:10:00Z" w16du:dateUtc="2026-10-09T02:10:00Z">
        <w:r w:rsidR="00235C7A" w:rsidRPr="00235C7A" w:rsidDel="003B6B30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occu</w:delText>
        </w:r>
      </w:del>
      <w:del w:id="54" w:author="ADRC_Kodama" w:date="2026-10-09T11:11:00Z" w16du:dateUtc="2026-10-09T02:11:00Z">
        <w:r w:rsidR="00235C7A" w:rsidRPr="00235C7A" w:rsidDel="003B6B30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rred </w:delText>
        </w:r>
      </w:del>
      <w:r w:rsidR="00235C7A" w:rsidRPr="00235C7A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in various parts of Japan, including </w:t>
      </w:r>
      <w:del w:id="55" w:author="ADRC_Kodama" w:date="2026-10-09T11:11:00Z" w16du:dateUtc="2026-10-09T02:11:00Z">
        <w:r w:rsidR="00235C7A" w:rsidRPr="00235C7A" w:rsidDel="003B6B30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heavy rainfall in </w:delText>
        </w:r>
      </w:del>
      <w:r w:rsidR="00235C7A" w:rsidRPr="00235C7A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Chiba, resulting in the loss of lives. We are committed to doing our utmost to further strengthen disaster </w:t>
      </w:r>
      <w:r w:rsidR="00F04EB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risk reduc</w:t>
      </w:r>
      <w:ins w:id="56" w:author="ADRC_Kodama" w:date="2026-10-09T11:25:00Z" w16du:dateUtc="2026-10-09T02:25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tion</w:t>
        </w:r>
      </w:ins>
      <w:del w:id="57" w:author="ADRC_Kodama" w:date="2026-10-09T11:25:00Z" w16du:dateUtc="2026-10-09T02:25:00Z">
        <w:r w:rsidR="00F04EBF" w:rsidDel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i</w:delText>
        </w:r>
        <w:r w:rsidR="00AA4500" w:rsidDel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ng</w:delText>
        </w:r>
      </w:del>
      <w:r w:rsidR="00F04EB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</w:t>
      </w:r>
      <w:r w:rsidR="00235C7A" w:rsidRPr="00235C7A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measures and support the </w:t>
      </w:r>
      <w:ins w:id="58" w:author="ADRC_Kodama" w:date="2026-10-09T11:11:00Z" w16du:dateUtc="2026-10-09T02:11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recovery and </w:t>
        </w:r>
      </w:ins>
      <w:r w:rsidR="00235C7A" w:rsidRPr="00235C7A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reconstruction of the affected areas.</w:t>
      </w:r>
    </w:p>
    <w:p w14:paraId="526C49A9" w14:textId="1817B302" w:rsidR="009B5CBD" w:rsidRPr="00A11522" w:rsidRDefault="009B5CBD" w:rsidP="00A41541">
      <w:pPr>
        <w:spacing w:line="640" w:lineRule="exac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1F52AA38" w14:textId="1B9A1B42" w:rsidR="009B5CBD" w:rsidRPr="00F01058" w:rsidRDefault="009B5CBD" w:rsidP="00A11522">
      <w:pPr>
        <w:pStyle w:val="af0"/>
        <w:numPr>
          <w:ilvl w:val="1"/>
          <w:numId w:val="12"/>
        </w:numPr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As major disasters </w:t>
      </w:r>
      <w:ins w:id="59" w:author="ADRC_Kodama" w:date="2026-10-09T11:12:00Z" w16du:dateUtc="2026-10-09T02:12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occur with </w:t>
        </w:r>
      </w:ins>
      <w:del w:id="60" w:author="ADRC_Kodama" w:date="2026-10-09T11:12:00Z" w16du:dateUtc="2026-10-09T02:12:00Z">
        <w:r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have </w:delText>
        </w:r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become more</w:delText>
        </w:r>
      </w:del>
      <w:ins w:id="61" w:author="ADRC_Kodama" w:date="2026-10-09T11:12:00Z" w16du:dateUtc="2026-10-09T02:12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increasing</w:t>
        </w:r>
      </w:ins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frequen</w:t>
      </w:r>
      <w:ins w:id="62" w:author="ADRC_Kodama" w:date="2026-10-09T11:12:00Z" w16du:dateUtc="2026-10-09T02:12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cy</w:t>
        </w:r>
      </w:ins>
      <w:del w:id="63" w:author="ADRC_Kodama" w:date="2026-10-09T11:12:00Z" w16du:dateUtc="2026-10-09T02:12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t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, it is </w:t>
      </w:r>
      <w:ins w:id="64" w:author="ADRC_Kodama" w:date="2026-10-09T11:12:00Z" w16du:dateUtc="2026-10-09T02:12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becoming ever more</w:t>
        </w:r>
      </w:ins>
      <w:del w:id="65" w:author="ADRC_Kodama" w:date="2026-10-09T11:12:00Z" w16du:dateUtc="2026-10-09T02:12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increasingly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important to </w:t>
      </w:r>
      <w:ins w:id="66" w:author="ADRC_Kodama" w:date="2026-10-09T11:13:00Z" w16du:dateUtc="2026-10-09T02:13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strengthen </w:t>
        </w:r>
      </w:ins>
      <w:del w:id="67" w:author="ADRC_Kodama" w:date="2026-10-09T11:13:00Z" w16du:dateUtc="2026-10-09T02:13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take steps </w:delText>
        </w:r>
        <w:r w:rsidR="000049D9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for mitigation </w:delText>
        </w:r>
        <w:r w:rsidR="005221F9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ensuring</w:delText>
        </w:r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 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national resilience</w:t>
      </w:r>
      <w:ins w:id="68" w:author="ADRC_Kodama" w:date="2026-10-09T11:13:00Z" w16du:dateUtc="2026-10-09T02:13:00Z">
        <w:r w:rsidR="003B6B30" w:rsidRP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</w:t>
        </w:r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through disaster </w:t>
        </w:r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mitigation </w:t>
        </w:r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meas</w:t>
        </w:r>
      </w:ins>
      <w:ins w:id="69" w:author="ADRC_Kodama" w:date="2026-10-09T11:14:00Z" w16du:dateUtc="2026-10-09T02:14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ures, </w:t>
        </w:r>
      </w:ins>
      <w:del w:id="70" w:author="ADRC_Kodama" w:date="2026-10-09T11:14:00Z" w16du:dateUtc="2026-10-09T02:14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, 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provid</w:t>
      </w:r>
      <w:ins w:id="71" w:author="ADRC_Kodama" w:date="2026-10-09T11:14:00Z" w16du:dateUtc="2026-10-09T02:14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e</w:t>
        </w:r>
      </w:ins>
      <w:del w:id="72" w:author="ADRC_Kodama" w:date="2026-10-09T11:14:00Z" w16du:dateUtc="2026-10-09T02:14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ing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residents with disaster risk information, improv</w:t>
      </w:r>
      <w:ins w:id="73" w:author="ADRC_Kodama" w:date="2026-10-09T11:25:00Z" w16du:dateUtc="2026-10-09T02:25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e</w:t>
        </w:r>
      </w:ins>
      <w:del w:id="74" w:author="ADRC_Kodama" w:date="2026-10-09T11:25:00Z" w16du:dateUtc="2026-10-09T02:25:00Z">
        <w:r w:rsidRPr="00F01058" w:rsidDel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ing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living conditions in evacuation</w:t>
      </w:r>
      <w:ins w:id="75" w:author="ADRC_Kodama" w:date="2026-10-09T11:14:00Z" w16du:dateUtc="2026-10-09T02:14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shelters</w:t>
        </w:r>
      </w:ins>
      <w:del w:id="76" w:author="ADRC_Kodama" w:date="2026-10-09T11:14:00Z" w16du:dateUtc="2026-10-09T02:14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s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in the event of a disaster, and </w:t>
      </w:r>
      <w:ins w:id="77" w:author="ADRC_Kodama" w:date="2026-10-09T11:15:00Z" w16du:dateUtc="2026-10-09T02:15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promote</w:t>
        </w:r>
      </w:ins>
      <w:del w:id="78" w:author="ADRC_Kodama" w:date="2026-10-09T11:15:00Z" w16du:dateUtc="2026-10-09T02:15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implementing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"</w:t>
      </w:r>
      <w:r w:rsidR="00A073F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B</w:t>
      </w:r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uild </w:t>
      </w:r>
      <w:r w:rsidR="00A073F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B</w:t>
      </w:r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ack </w:t>
      </w:r>
      <w:r w:rsidR="00A073FF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B</w:t>
      </w:r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etter" initiatives </w:t>
      </w:r>
      <w:ins w:id="79" w:author="ADRC_Kodama" w:date="2026-10-09T11:15:00Z" w16du:dateUtc="2026-10-09T02:15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in the recovery and </w:t>
        </w:r>
      </w:ins>
      <w:del w:id="80" w:author="ADRC_Kodama" w:date="2026-10-09T11:15:00Z" w16du:dateUtc="2026-10-09T02:15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toward</w:delText>
        </w:r>
        <w:r w:rsidR="00AF45E7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s</w:delText>
        </w:r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 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reconstruction</w:t>
      </w:r>
      <w:ins w:id="81" w:author="ADRC_Kodama" w:date="2026-10-09T11:15:00Z" w16du:dateUtc="2026-10-09T02:15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process</w:t>
        </w:r>
      </w:ins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.</w:t>
      </w:r>
    </w:p>
    <w:p w14:paraId="4158E74F" w14:textId="77777777" w:rsidR="009B5CBD" w:rsidRPr="00A11522" w:rsidRDefault="009B5CBD" w:rsidP="00A11522">
      <w:pPr>
        <w:spacing w:line="640" w:lineRule="exact"/>
        <w:ind w:left="-14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727352C8" w14:textId="7CD23F77" w:rsidR="00D85C97" w:rsidRDefault="00DC0E13">
      <w:pPr>
        <w:widowControl/>
        <w:jc w:val="lef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782E86">
        <w:rPr>
          <w:rFonts w:asciiTheme="majorEastAsia" w:eastAsiaTheme="majorEastAsia" w:hAnsiTheme="maj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E873283" wp14:editId="140D80C2">
                <wp:simplePos x="0" y="0"/>
                <wp:positionH relativeFrom="margin">
                  <wp:posOffset>2429510</wp:posOffset>
                </wp:positionH>
                <wp:positionV relativeFrom="paragraph">
                  <wp:posOffset>306705</wp:posOffset>
                </wp:positionV>
                <wp:extent cx="1184910" cy="562610"/>
                <wp:effectExtent l="38100" t="0" r="53340" b="46990"/>
                <wp:wrapNone/>
                <wp:docPr id="1771601264" name="矢印: 下 177160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56261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92311" id="矢印: 下 1771601264" o:spid="_x0000_s1026" type="#_x0000_t67" style="position:absolute;margin-left:191.3pt;margin-top:24.15pt;width:93.3pt;height:44.3pt;z-index:25165824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" adj="10800" fillcolor="white [3212]" strokecolor="black [3213]" strokeweight="1pt">
                <w10:wrap anchorx="margin"/>
              </v:shape>
            </w:pict>
          </mc:Fallback>
        </mc:AlternateContent>
      </w:r>
      <w:r w:rsidR="00D85C97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br w:type="page"/>
      </w:r>
    </w:p>
    <w:p w14:paraId="0AAE87B0" w14:textId="4146B48D" w:rsidR="009B5CBD" w:rsidRDefault="009B5CBD" w:rsidP="00A11522">
      <w:pPr>
        <w:pStyle w:val="af0"/>
        <w:numPr>
          <w:ilvl w:val="1"/>
          <w:numId w:val="12"/>
        </w:numPr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lastRenderedPageBreak/>
        <w:t>The theme of this year's conference is "</w:t>
      </w:r>
      <w:del w:id="82" w:author="ADRC_Kodama" w:date="2026-10-09T11:15:00Z" w16du:dateUtc="2026-10-09T02:15:00Z">
        <w:r w:rsidRPr="00A11522" w:rsidDel="003B6B30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 </w:delText>
        </w:r>
      </w:del>
      <w:r w:rsidR="008044CE" w:rsidRPr="008044CE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Reducing Cross-Border Climate and Disaster Risks through Cutting-Edge Technology: Towards a Resilient Society</w:t>
      </w:r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" This is a timely theme, as many Asian countries </w:t>
      </w:r>
      <w:del w:id="83" w:author="ADRC_Kodama" w:date="2026-10-09T11:16:00Z" w16du:dateUtc="2026-10-09T02:16:00Z">
        <w:r w:rsidR="009D7911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are 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fac</w:t>
      </w:r>
      <w:ins w:id="84" w:author="ADRC_Kodama" w:date="2026-10-09T11:16:00Z" w16du:dateUtc="2026-10-09T02:16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e</w:t>
        </w:r>
      </w:ins>
      <w:del w:id="85" w:author="ADRC_Kodama" w:date="2026-10-09T11:16:00Z" w16du:dateUtc="2026-10-09T02:16:00Z">
        <w:r w:rsidR="009D7911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ing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</w:t>
      </w:r>
      <w:ins w:id="86" w:author="ADRC_Kodama" w:date="2026-10-09T11:16:00Z" w16du:dateUtc="2026-10-09T02:16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growing</w:t>
        </w:r>
      </w:ins>
      <w:del w:id="87" w:author="ADRC_Kodama" w:date="2026-10-09T11:16:00Z" w16du:dateUtc="2026-10-09T02:16:00Z">
        <w:r w:rsidRPr="00F01058" w:rsidDel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the</w:delText>
        </w:r>
      </w:del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risk</w:t>
      </w:r>
      <w:ins w:id="88" w:author="ADRC_Kodama" w:date="2026-10-09T11:16:00Z" w16du:dateUtc="2026-10-09T02:16:00Z">
        <w:r w:rsidR="003B6B30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s</w:t>
        </w:r>
      </w:ins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of major disasters such as floods </w:t>
      </w:r>
      <w:proofErr w:type="gramStart"/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due to the effects</w:t>
      </w:r>
      <w:proofErr w:type="gramEnd"/>
      <w:r w:rsidRPr="00F01058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of climate change.</w:t>
      </w:r>
    </w:p>
    <w:p w14:paraId="42A19436" w14:textId="77777777" w:rsidR="00D85C97" w:rsidRPr="00F01058" w:rsidRDefault="00D85C97" w:rsidP="008044CE">
      <w:pPr>
        <w:pStyle w:val="af0"/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38D3F133" w14:textId="68EE7C8C" w:rsidR="009B5CBD" w:rsidRDefault="009B5CBD" w:rsidP="00A11522">
      <w:pPr>
        <w:pStyle w:val="af0"/>
        <w:numPr>
          <w:ilvl w:val="1"/>
          <w:numId w:val="12"/>
        </w:numPr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I </w:t>
      </w:r>
      <w:ins w:id="89" w:author="ADRC_Kodama" w:date="2026-10-09T11:17:00Z" w16du:dateUtc="2026-10-09T02:17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hope that this conference will provide a valuable </w:t>
        </w:r>
      </w:ins>
      <w:ins w:id="90" w:author="ADRC_Kodama" w:date="2026-10-09T11:18:00Z" w16du:dateUtc="2026-10-09T02:18:00Z">
        <w:r w:rsidR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t>opportunity</w:t>
        </w:r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to share</w:t>
        </w:r>
      </w:ins>
      <w:del w:id="91" w:author="ADRC_Kodama" w:date="2026-10-09T11:18:00Z" w16du:dateUtc="2026-10-09T02:18:00Z">
        <w:r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expect that</w:delText>
        </w:r>
      </w:del>
      <w:r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 advanced technologies and expertise</w:t>
      </w:r>
      <w:ins w:id="92" w:author="ADRC_Kodama" w:date="2026-10-09T11:18:00Z" w16du:dateUtc="2026-10-09T02:18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, strengthen </w:t>
        </w:r>
      </w:ins>
      <w:del w:id="93" w:author="ADRC_Kodama" w:date="2026-10-09T11:18:00Z" w16du:dateUtc="2026-10-09T02:18:00Z">
        <w:r w:rsidDel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 xml:space="preserve"> would be shared </w:delText>
        </w:r>
        <w:r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and </w:delText>
        </w:r>
      </w:del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collaboration </w:t>
      </w:r>
      <w:del w:id="94" w:author="ADRC_Kodama" w:date="2026-10-09T11:18:00Z" w16du:dateUtc="2026-10-09T02:18:00Z">
        <w:r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promoted </w:delText>
        </w:r>
      </w:del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among </w:t>
      </w:r>
      <w:ins w:id="95" w:author="ADRC_Kodama" w:date="2026-10-09T11:19:00Z" w16du:dateUtc="2026-10-09T02:19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participating countries and organizations, </w:t>
        </w:r>
      </w:ins>
      <w:del w:id="96" w:author="ADRC_Kodama" w:date="2026-10-09T11:19:00Z" w16du:dateUtc="2026-10-09T02:19:00Z">
        <w:r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the distinguished participants </w:delText>
        </w:r>
        <w:r w:rsidDel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at this Conference,</w:delText>
        </w:r>
        <w:r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 </w:delText>
        </w:r>
      </w:del>
      <w:ins w:id="97" w:author="ADRC_Kodama" w:date="2026-10-09T11:19:00Z" w16du:dateUtc="2026-10-09T02:19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and l</w:t>
        </w:r>
      </w:ins>
      <w:del w:id="98" w:author="ADRC_Kodama" w:date="2026-10-09T11:19:00Z" w16du:dateUtc="2026-10-09T02:19:00Z">
        <w:r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l</w:delText>
        </w:r>
      </w:del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ead</w:t>
      </w:r>
      <w:del w:id="99" w:author="ADRC_Kodama" w:date="2026-10-09T11:19:00Z" w16du:dateUtc="2026-10-09T02:19:00Z">
        <w:r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ing</w:delText>
        </w:r>
      </w:del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 to </w:t>
      </w:r>
      <w:ins w:id="100" w:author="ADRC_Kodama" w:date="2026-10-09T11:26:00Z" w16du:dateUtc="2026-10-09T02:26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the </w:t>
        </w:r>
      </w:ins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implementation of innovative </w:t>
      </w:r>
      <w:ins w:id="101" w:author="ADRC_Kodama" w:date="2026-10-09T11:20:00Z" w16du:dateUtc="2026-10-09T02:20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and practical </w:t>
        </w:r>
      </w:ins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measures in DRR.</w:t>
      </w:r>
    </w:p>
    <w:p w14:paraId="5B318B3E" w14:textId="0E415E7B" w:rsidR="001E66CD" w:rsidRPr="00A11522" w:rsidRDefault="001E66CD" w:rsidP="00D85C97">
      <w:pPr>
        <w:spacing w:line="640" w:lineRule="exac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6336DF94" w14:textId="2243FD6A" w:rsidR="009B5CBD" w:rsidRDefault="00AA3447" w:rsidP="00A11522">
      <w:pPr>
        <w:pStyle w:val="af0"/>
        <w:numPr>
          <w:ilvl w:val="1"/>
          <w:numId w:val="12"/>
        </w:numPr>
        <w:spacing w:line="640" w:lineRule="exact"/>
        <w:ind w:leftChars="0" w:left="426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ins w:id="102" w:author="ADRC_Kodama" w:date="2026-10-09T11:20:00Z" w16du:dateUtc="2026-10-09T02:20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>Finally, l</w:t>
        </w:r>
      </w:ins>
      <w:del w:id="103" w:author="ADRC_Kodama" w:date="2026-10-09T11:20:00Z" w16du:dateUtc="2026-10-09T02:20:00Z">
        <w:r w:rsidR="009B5CBD" w:rsidDel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delText>L</w:delText>
        </w:r>
      </w:del>
      <w:r w:rsidR="009B5CBD"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et me conclude my remarks </w:t>
      </w:r>
      <w:r w:rsidR="009B5CBD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with my sincere hope that this Conference w</w:t>
      </w:r>
      <w:ins w:id="104" w:author="ADRC_Kodama" w:date="2026-10-09T11:21:00Z" w16du:dateUtc="2026-10-09T02:21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ill contribute to </w:t>
        </w:r>
      </w:ins>
      <w:del w:id="105" w:author="ADRC_Kodama" w:date="2026-10-09T11:21:00Z" w16du:dateUtc="2026-10-09T02:21:00Z">
        <w:r w:rsidR="009B5CBD"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ould be an occasion of </w:delText>
        </w:r>
      </w:del>
      <w:r w:rsidR="009B5CBD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strengthening DRR in all </w:t>
      </w:r>
      <w:del w:id="106" w:author="ADRC_Kodama" w:date="2026-10-09T11:21:00Z" w16du:dateUtc="2026-10-09T02:21:00Z">
        <w:r w:rsidR="009B5CBD"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 xml:space="preserve">the </w:delText>
        </w:r>
      </w:del>
      <w:r w:rsidR="009B5CBD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 xml:space="preserve">member countries, </w:t>
      </w:r>
      <w:ins w:id="107" w:author="ADRC_Kodama" w:date="2026-10-09T11:21:00Z" w16du:dateUtc="2026-10-09T02:21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and further deepening </w:t>
        </w:r>
      </w:ins>
      <w:ins w:id="108" w:author="ADRC_Kodama" w:date="2026-10-09T11:22:00Z" w16du:dateUtc="2026-10-09T02:22:00Z">
        <w:r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t>solidarity</w:t>
        </w:r>
      </w:ins>
      <w:ins w:id="109" w:author="ADRC_Kodama" w:date="2026-10-09T11:21:00Z" w16du:dateUtc="2026-10-09T02:21:00Z">
        <w:r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 and cooperation among them</w:t>
        </w:r>
      </w:ins>
      <w:del w:id="110" w:author="ADRC_Kodama" w:date="2026-10-09T11:22:00Z" w16du:dateUtc="2026-10-09T02:22:00Z">
        <w:r w:rsidR="009B5CBD" w:rsidDel="00AA3447">
          <w:rPr>
            <w:rFonts w:ascii="ＭＳ Ｐゴシック" w:eastAsia="ＭＳ Ｐゴシック" w:hAnsi="ＭＳ Ｐゴシック"/>
            <w:color w:val="0D0D0D" w:themeColor="text1" w:themeTint="F2"/>
            <w:kern w:val="0"/>
            <w:sz w:val="40"/>
            <w:szCs w:val="40"/>
          </w:rPr>
          <w:delText>as well as strengthening our alliance</w:delText>
        </w:r>
      </w:del>
      <w:r w:rsidR="009B5CBD"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.</w:t>
      </w:r>
    </w:p>
    <w:p w14:paraId="103AD772" w14:textId="77777777" w:rsidR="00A11522" w:rsidRPr="00A11522" w:rsidRDefault="00A11522" w:rsidP="00A11522">
      <w:pP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p w14:paraId="309E9016" w14:textId="7756FE4E" w:rsidR="00AB1324" w:rsidRPr="00A11522" w:rsidRDefault="00A11522" w:rsidP="00A11522">
      <w:pPr>
        <w:spacing w:line="640" w:lineRule="exac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 xml:space="preserve">Thank you for </w:t>
      </w:r>
      <w:ins w:id="111" w:author="ADRC_Kodama" w:date="2026-10-09T11:26:00Z" w16du:dateUtc="2026-10-09T02:26:00Z">
        <w:r w:rsidR="00AA3447">
          <w:rPr>
            <w:rFonts w:ascii="ＭＳ Ｐゴシック" w:eastAsia="ＭＳ Ｐゴシック" w:hAnsi="ＭＳ Ｐゴシック" w:hint="eastAsia"/>
            <w:color w:val="0D0D0D" w:themeColor="text1" w:themeTint="F2"/>
            <w:kern w:val="0"/>
            <w:sz w:val="40"/>
            <w:szCs w:val="40"/>
          </w:rPr>
          <w:t xml:space="preserve">your </w:t>
        </w:r>
      </w:ins>
      <w:r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attention.</w:t>
      </w:r>
    </w:p>
    <w:p w14:paraId="4B2C098E" w14:textId="77777777" w:rsidR="009B5CBD" w:rsidRPr="002169D0" w:rsidRDefault="009B5CBD" w:rsidP="009B5CBD">
      <w:pPr>
        <w:spacing w:line="640" w:lineRule="exact"/>
        <w:ind w:firstLineChars="100" w:firstLine="400"/>
        <w:jc w:val="righ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lastRenderedPageBreak/>
        <w:t>&lt;</w:t>
      </w:r>
      <w:r>
        <w:rPr>
          <w:rFonts w:ascii="ＭＳ Ｐゴシック" w:eastAsia="ＭＳ Ｐゴシック" w:hAnsi="ＭＳ Ｐゴシック" w:hint="eastAsia"/>
          <w:color w:val="0D0D0D" w:themeColor="text1" w:themeTint="F2"/>
          <w:kern w:val="0"/>
          <w:sz w:val="40"/>
          <w:szCs w:val="40"/>
        </w:rPr>
        <w:t>E</w:t>
      </w:r>
      <w:r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  <w:t>ND&gt;</w:t>
      </w:r>
    </w:p>
    <w:p w14:paraId="5447C4B3" w14:textId="77777777" w:rsidR="009B5CBD" w:rsidRDefault="009B5CBD" w:rsidP="004C2214">
      <w:pPr>
        <w:spacing w:line="640" w:lineRule="exact"/>
        <w:ind w:right="400"/>
        <w:jc w:val="left"/>
        <w:rPr>
          <w:rFonts w:ascii="ＭＳ Ｐゴシック" w:eastAsia="ＭＳ Ｐゴシック" w:hAnsi="ＭＳ Ｐゴシック"/>
          <w:color w:val="0D0D0D" w:themeColor="text1" w:themeTint="F2"/>
          <w:kern w:val="0"/>
          <w:sz w:val="40"/>
          <w:szCs w:val="40"/>
        </w:rPr>
      </w:pPr>
    </w:p>
    <w:sectPr w:rsidR="009B5CBD" w:rsidSect="00F57E24">
      <w:footerReference w:type="default" r:id="rId12"/>
      <w:type w:val="continuous"/>
      <w:pgSz w:w="11906" w:h="16838" w:code="9"/>
      <w:pgMar w:top="1440" w:right="1080" w:bottom="1843" w:left="1080" w:header="851" w:footer="624" w:gutter="0"/>
      <w:pgNumType w:start="1"/>
      <w:cols w:space="425"/>
      <w:docGrid w:type="lines" w:linePitch="4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4B19" w14:textId="77777777" w:rsidR="001C3E02" w:rsidRDefault="001C3E02" w:rsidP="004B308F">
      <w:r>
        <w:separator/>
      </w:r>
    </w:p>
  </w:endnote>
  <w:endnote w:type="continuationSeparator" w:id="0">
    <w:p w14:paraId="205FE0B6" w14:textId="77777777" w:rsidR="001C3E02" w:rsidRDefault="001C3E02" w:rsidP="004B3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58946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8B3472" w14:textId="352036ED" w:rsidR="005D4EBB" w:rsidRDefault="005D4EBB" w:rsidP="00A879B1">
            <w:pPr>
              <w:pStyle w:val="a6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255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 w:rsidR="00FD34B4">
              <w:rPr>
                <w:rFonts w:hint="eastAsia"/>
                <w:lang w:val="ja-JP"/>
              </w:rPr>
              <w:t>2</w:t>
            </w:r>
          </w:p>
        </w:sdtContent>
      </w:sdt>
    </w:sdtContent>
  </w:sdt>
  <w:p w14:paraId="64A1B9F2" w14:textId="77777777" w:rsidR="005D4EBB" w:rsidRDefault="005D4EB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541556"/>
      <w:docPartObj>
        <w:docPartGallery w:val="Page Numbers (Bottom of Page)"/>
        <w:docPartUnique/>
      </w:docPartObj>
    </w:sdtPr>
    <w:sdtContent>
      <w:sdt>
        <w:sdtPr>
          <w:id w:val="-695233495"/>
          <w:docPartObj>
            <w:docPartGallery w:val="Page Numbers (Top of Page)"/>
            <w:docPartUnique/>
          </w:docPartObj>
        </w:sdtPr>
        <w:sdtContent>
          <w:p w14:paraId="1FADB9DA" w14:textId="56E2157E" w:rsidR="00A879B1" w:rsidRDefault="00A879B1">
            <w:pPr>
              <w:pStyle w:val="a6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 w:rsidR="00FD34B4">
              <w:rPr>
                <w:rFonts w:hint="eastAsia"/>
                <w:b/>
                <w:bCs/>
                <w:sz w:val="24"/>
                <w:szCs w:val="24"/>
              </w:rPr>
              <w:t>5</w:t>
            </w:r>
          </w:p>
        </w:sdtContent>
      </w:sdt>
    </w:sdtContent>
  </w:sdt>
  <w:p w14:paraId="66BFA67A" w14:textId="77777777" w:rsidR="00A879B1" w:rsidRDefault="00A879B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C44C2" w14:textId="77777777" w:rsidR="001C3E02" w:rsidRDefault="001C3E02" w:rsidP="004B308F">
      <w:r>
        <w:separator/>
      </w:r>
    </w:p>
  </w:footnote>
  <w:footnote w:type="continuationSeparator" w:id="0">
    <w:p w14:paraId="76BB8D2A" w14:textId="77777777" w:rsidR="001C3E02" w:rsidRDefault="001C3E02" w:rsidP="004B3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3C7"/>
    <w:multiLevelType w:val="hybridMultilevel"/>
    <w:tmpl w:val="E8DAAC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28F2534"/>
    <w:multiLevelType w:val="hybridMultilevel"/>
    <w:tmpl w:val="B6928152"/>
    <w:lvl w:ilvl="0" w:tplc="10C48DB8">
      <w:numFmt w:val="bullet"/>
      <w:lvlText w:val="○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4A69AE"/>
    <w:multiLevelType w:val="hybridMultilevel"/>
    <w:tmpl w:val="EE8C38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12A056F"/>
    <w:multiLevelType w:val="hybridMultilevel"/>
    <w:tmpl w:val="40EABF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41D5E64"/>
    <w:multiLevelType w:val="hybridMultilevel"/>
    <w:tmpl w:val="366088C0"/>
    <w:lvl w:ilvl="0" w:tplc="9AFAEDBE">
      <w:start w:val="1"/>
      <w:numFmt w:val="bullet"/>
      <w:lvlText w:val="○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C824CC1"/>
    <w:multiLevelType w:val="hybridMultilevel"/>
    <w:tmpl w:val="894000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7547E0A"/>
    <w:multiLevelType w:val="hybridMultilevel"/>
    <w:tmpl w:val="511E40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BDD660D"/>
    <w:multiLevelType w:val="multilevel"/>
    <w:tmpl w:val="A32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B7D08"/>
    <w:multiLevelType w:val="hybridMultilevel"/>
    <w:tmpl w:val="DB224458"/>
    <w:lvl w:ilvl="0" w:tplc="B24A5FAC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D9558FB"/>
    <w:multiLevelType w:val="hybridMultilevel"/>
    <w:tmpl w:val="637039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E9C38BB"/>
    <w:multiLevelType w:val="hybridMultilevel"/>
    <w:tmpl w:val="4A7862C4"/>
    <w:lvl w:ilvl="0" w:tplc="36689A20">
      <w:numFmt w:val="bullet"/>
      <w:lvlText w:val="○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DBA0E87"/>
    <w:multiLevelType w:val="hybridMultilevel"/>
    <w:tmpl w:val="0A560A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76801116">
    <w:abstractNumId w:val="6"/>
  </w:num>
  <w:num w:numId="2" w16cid:durableId="748231264">
    <w:abstractNumId w:val="1"/>
  </w:num>
  <w:num w:numId="3" w16cid:durableId="822966076">
    <w:abstractNumId w:val="11"/>
  </w:num>
  <w:num w:numId="4" w16cid:durableId="242498370">
    <w:abstractNumId w:val="10"/>
  </w:num>
  <w:num w:numId="5" w16cid:durableId="1440177970">
    <w:abstractNumId w:val="8"/>
  </w:num>
  <w:num w:numId="6" w16cid:durableId="1195582335">
    <w:abstractNumId w:val="7"/>
  </w:num>
  <w:num w:numId="7" w16cid:durableId="1857116180">
    <w:abstractNumId w:val="4"/>
  </w:num>
  <w:num w:numId="8" w16cid:durableId="1446459184">
    <w:abstractNumId w:val="3"/>
  </w:num>
  <w:num w:numId="9" w16cid:durableId="207304624">
    <w:abstractNumId w:val="2"/>
  </w:num>
  <w:num w:numId="10" w16cid:durableId="251202251">
    <w:abstractNumId w:val="5"/>
  </w:num>
  <w:num w:numId="11" w16cid:durableId="480777003">
    <w:abstractNumId w:val="0"/>
  </w:num>
  <w:num w:numId="12" w16cid:durableId="196984813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RC_Kodama">
    <w15:presenceInfo w15:providerId="AD" w15:userId="S::mk-kodama@adrc.asia::fde4b921-3245-47f4-ac47-8015fa7df8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840"/>
  <w:drawingGridHorizontalSpacing w:val="140"/>
  <w:drawingGridVerticalSpacing w:val="4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FD9"/>
    <w:rsid w:val="00002CCF"/>
    <w:rsid w:val="00003377"/>
    <w:rsid w:val="000049D9"/>
    <w:rsid w:val="00004E2B"/>
    <w:rsid w:val="00004F30"/>
    <w:rsid w:val="00006B9E"/>
    <w:rsid w:val="0001251C"/>
    <w:rsid w:val="000215BC"/>
    <w:rsid w:val="00024B49"/>
    <w:rsid w:val="00030A7E"/>
    <w:rsid w:val="00032D99"/>
    <w:rsid w:val="0003615A"/>
    <w:rsid w:val="00036EE0"/>
    <w:rsid w:val="00053F67"/>
    <w:rsid w:val="00065CB1"/>
    <w:rsid w:val="000668F6"/>
    <w:rsid w:val="000747A3"/>
    <w:rsid w:val="00075B16"/>
    <w:rsid w:val="00084E64"/>
    <w:rsid w:val="000955A2"/>
    <w:rsid w:val="000A03F5"/>
    <w:rsid w:val="000A2D17"/>
    <w:rsid w:val="000B1167"/>
    <w:rsid w:val="000B47ED"/>
    <w:rsid w:val="000B49E2"/>
    <w:rsid w:val="000C2354"/>
    <w:rsid w:val="000C5EA5"/>
    <w:rsid w:val="000C65F2"/>
    <w:rsid w:val="000D5745"/>
    <w:rsid w:val="000D616D"/>
    <w:rsid w:val="000D71BB"/>
    <w:rsid w:val="000D78AE"/>
    <w:rsid w:val="000D7982"/>
    <w:rsid w:val="000D7CB3"/>
    <w:rsid w:val="000E01BB"/>
    <w:rsid w:val="000E1006"/>
    <w:rsid w:val="000E68AC"/>
    <w:rsid w:val="000E7A57"/>
    <w:rsid w:val="000F0A28"/>
    <w:rsid w:val="000F11C5"/>
    <w:rsid w:val="000F276E"/>
    <w:rsid w:val="000F6AD6"/>
    <w:rsid w:val="00101A1F"/>
    <w:rsid w:val="00104221"/>
    <w:rsid w:val="00107E0F"/>
    <w:rsid w:val="00111482"/>
    <w:rsid w:val="00116A96"/>
    <w:rsid w:val="00121909"/>
    <w:rsid w:val="00122EBB"/>
    <w:rsid w:val="00126793"/>
    <w:rsid w:val="001316AA"/>
    <w:rsid w:val="0013487D"/>
    <w:rsid w:val="00135E51"/>
    <w:rsid w:val="00136BA0"/>
    <w:rsid w:val="001375DC"/>
    <w:rsid w:val="00137AE0"/>
    <w:rsid w:val="0014692E"/>
    <w:rsid w:val="00146D7E"/>
    <w:rsid w:val="00153E05"/>
    <w:rsid w:val="001608F7"/>
    <w:rsid w:val="0016091C"/>
    <w:rsid w:val="001660AC"/>
    <w:rsid w:val="0017008A"/>
    <w:rsid w:val="0017153E"/>
    <w:rsid w:val="001751C3"/>
    <w:rsid w:val="0017730F"/>
    <w:rsid w:val="0018331D"/>
    <w:rsid w:val="001872EB"/>
    <w:rsid w:val="00192CCB"/>
    <w:rsid w:val="001A155F"/>
    <w:rsid w:val="001A7192"/>
    <w:rsid w:val="001B7DF6"/>
    <w:rsid w:val="001B7FC2"/>
    <w:rsid w:val="001C13DA"/>
    <w:rsid w:val="001C3669"/>
    <w:rsid w:val="001C3E02"/>
    <w:rsid w:val="001D1352"/>
    <w:rsid w:val="001D4AF9"/>
    <w:rsid w:val="001E145F"/>
    <w:rsid w:val="001E185D"/>
    <w:rsid w:val="001E5043"/>
    <w:rsid w:val="001E66CD"/>
    <w:rsid w:val="001F0362"/>
    <w:rsid w:val="001F2950"/>
    <w:rsid w:val="001F6837"/>
    <w:rsid w:val="00200569"/>
    <w:rsid w:val="00201A35"/>
    <w:rsid w:val="00202642"/>
    <w:rsid w:val="00206B62"/>
    <w:rsid w:val="00211635"/>
    <w:rsid w:val="0021329C"/>
    <w:rsid w:val="002169D0"/>
    <w:rsid w:val="00217A7B"/>
    <w:rsid w:val="0022057E"/>
    <w:rsid w:val="002233D6"/>
    <w:rsid w:val="00235C7A"/>
    <w:rsid w:val="0023728D"/>
    <w:rsid w:val="002428CF"/>
    <w:rsid w:val="00243B24"/>
    <w:rsid w:val="00244B2E"/>
    <w:rsid w:val="002454D9"/>
    <w:rsid w:val="00252289"/>
    <w:rsid w:val="00263C58"/>
    <w:rsid w:val="00263D20"/>
    <w:rsid w:val="00266FF2"/>
    <w:rsid w:val="002701D8"/>
    <w:rsid w:val="002728E4"/>
    <w:rsid w:val="00273CB3"/>
    <w:rsid w:val="00274E3D"/>
    <w:rsid w:val="0027660B"/>
    <w:rsid w:val="00280696"/>
    <w:rsid w:val="002811EA"/>
    <w:rsid w:val="00281202"/>
    <w:rsid w:val="00283526"/>
    <w:rsid w:val="0028470A"/>
    <w:rsid w:val="00286A34"/>
    <w:rsid w:val="00293CE9"/>
    <w:rsid w:val="00293D33"/>
    <w:rsid w:val="00295703"/>
    <w:rsid w:val="002A09FB"/>
    <w:rsid w:val="002A3BD8"/>
    <w:rsid w:val="002A5F33"/>
    <w:rsid w:val="002A7196"/>
    <w:rsid w:val="002B0314"/>
    <w:rsid w:val="002C13B8"/>
    <w:rsid w:val="002C6BB0"/>
    <w:rsid w:val="002C7C20"/>
    <w:rsid w:val="002D0233"/>
    <w:rsid w:val="002D43D1"/>
    <w:rsid w:val="002D6285"/>
    <w:rsid w:val="002E04AF"/>
    <w:rsid w:val="002E6333"/>
    <w:rsid w:val="002E6D57"/>
    <w:rsid w:val="002F618E"/>
    <w:rsid w:val="003019E6"/>
    <w:rsid w:val="00302D6B"/>
    <w:rsid w:val="0031118B"/>
    <w:rsid w:val="0031127E"/>
    <w:rsid w:val="003200F1"/>
    <w:rsid w:val="003211FF"/>
    <w:rsid w:val="0032343B"/>
    <w:rsid w:val="003318F8"/>
    <w:rsid w:val="00341B4B"/>
    <w:rsid w:val="0035078D"/>
    <w:rsid w:val="00350AF3"/>
    <w:rsid w:val="003514C2"/>
    <w:rsid w:val="00357086"/>
    <w:rsid w:val="00363669"/>
    <w:rsid w:val="00374274"/>
    <w:rsid w:val="00374A30"/>
    <w:rsid w:val="00376A07"/>
    <w:rsid w:val="00380779"/>
    <w:rsid w:val="00380E6C"/>
    <w:rsid w:val="00380F64"/>
    <w:rsid w:val="003811D6"/>
    <w:rsid w:val="00381EAF"/>
    <w:rsid w:val="00384AAC"/>
    <w:rsid w:val="0039650E"/>
    <w:rsid w:val="00396A6F"/>
    <w:rsid w:val="003A3948"/>
    <w:rsid w:val="003A602B"/>
    <w:rsid w:val="003A7290"/>
    <w:rsid w:val="003B245C"/>
    <w:rsid w:val="003B3420"/>
    <w:rsid w:val="003B3EE9"/>
    <w:rsid w:val="003B5338"/>
    <w:rsid w:val="003B6B30"/>
    <w:rsid w:val="003C3CE3"/>
    <w:rsid w:val="003C7F45"/>
    <w:rsid w:val="003D03C7"/>
    <w:rsid w:val="003D1777"/>
    <w:rsid w:val="003D17D2"/>
    <w:rsid w:val="003D44D8"/>
    <w:rsid w:val="003D47EC"/>
    <w:rsid w:val="003D58A7"/>
    <w:rsid w:val="003E0C4C"/>
    <w:rsid w:val="003F73DF"/>
    <w:rsid w:val="0040447E"/>
    <w:rsid w:val="00411989"/>
    <w:rsid w:val="00413D85"/>
    <w:rsid w:val="00417CD0"/>
    <w:rsid w:val="00420931"/>
    <w:rsid w:val="00422488"/>
    <w:rsid w:val="00423F1C"/>
    <w:rsid w:val="00424E58"/>
    <w:rsid w:val="00425765"/>
    <w:rsid w:val="00426989"/>
    <w:rsid w:val="00436681"/>
    <w:rsid w:val="00453C15"/>
    <w:rsid w:val="004566C1"/>
    <w:rsid w:val="00462918"/>
    <w:rsid w:val="0047242F"/>
    <w:rsid w:val="00473A20"/>
    <w:rsid w:val="00486915"/>
    <w:rsid w:val="00494D20"/>
    <w:rsid w:val="004A4D49"/>
    <w:rsid w:val="004B308F"/>
    <w:rsid w:val="004B41E1"/>
    <w:rsid w:val="004C2214"/>
    <w:rsid w:val="004C6270"/>
    <w:rsid w:val="004C664F"/>
    <w:rsid w:val="004D3C7C"/>
    <w:rsid w:val="004E180C"/>
    <w:rsid w:val="004E3BB0"/>
    <w:rsid w:val="004E4D0A"/>
    <w:rsid w:val="004E6ED2"/>
    <w:rsid w:val="004F0951"/>
    <w:rsid w:val="004F1949"/>
    <w:rsid w:val="004F1B58"/>
    <w:rsid w:val="004F227F"/>
    <w:rsid w:val="004F2BF3"/>
    <w:rsid w:val="005058D7"/>
    <w:rsid w:val="00505DBB"/>
    <w:rsid w:val="0050726F"/>
    <w:rsid w:val="00517202"/>
    <w:rsid w:val="0052095A"/>
    <w:rsid w:val="005221F9"/>
    <w:rsid w:val="005236F1"/>
    <w:rsid w:val="00523D7A"/>
    <w:rsid w:val="005247DD"/>
    <w:rsid w:val="00535485"/>
    <w:rsid w:val="00537244"/>
    <w:rsid w:val="0053764E"/>
    <w:rsid w:val="00537886"/>
    <w:rsid w:val="00542587"/>
    <w:rsid w:val="00542EB3"/>
    <w:rsid w:val="0054652F"/>
    <w:rsid w:val="00552B57"/>
    <w:rsid w:val="005533F4"/>
    <w:rsid w:val="005557C5"/>
    <w:rsid w:val="00570629"/>
    <w:rsid w:val="005736CA"/>
    <w:rsid w:val="005752C8"/>
    <w:rsid w:val="00582287"/>
    <w:rsid w:val="005879C2"/>
    <w:rsid w:val="00593A10"/>
    <w:rsid w:val="00596201"/>
    <w:rsid w:val="005967B7"/>
    <w:rsid w:val="005975AF"/>
    <w:rsid w:val="005A263E"/>
    <w:rsid w:val="005A39DA"/>
    <w:rsid w:val="005A5E4D"/>
    <w:rsid w:val="005B7113"/>
    <w:rsid w:val="005B7686"/>
    <w:rsid w:val="005C3005"/>
    <w:rsid w:val="005C47FC"/>
    <w:rsid w:val="005C5522"/>
    <w:rsid w:val="005C7E97"/>
    <w:rsid w:val="005D146B"/>
    <w:rsid w:val="005D27F7"/>
    <w:rsid w:val="005D2E6A"/>
    <w:rsid w:val="005D4EBB"/>
    <w:rsid w:val="005D7FD8"/>
    <w:rsid w:val="005E228A"/>
    <w:rsid w:val="005F36DF"/>
    <w:rsid w:val="00603CB7"/>
    <w:rsid w:val="00604B95"/>
    <w:rsid w:val="00607C10"/>
    <w:rsid w:val="00615FFF"/>
    <w:rsid w:val="00620B9B"/>
    <w:rsid w:val="00621DEB"/>
    <w:rsid w:val="00622F84"/>
    <w:rsid w:val="00623B22"/>
    <w:rsid w:val="0062575E"/>
    <w:rsid w:val="00633F98"/>
    <w:rsid w:val="006368D6"/>
    <w:rsid w:val="006412C4"/>
    <w:rsid w:val="00643AB8"/>
    <w:rsid w:val="0064432B"/>
    <w:rsid w:val="00654A79"/>
    <w:rsid w:val="00657D89"/>
    <w:rsid w:val="00661F0E"/>
    <w:rsid w:val="006625D6"/>
    <w:rsid w:val="006625FA"/>
    <w:rsid w:val="00662BD4"/>
    <w:rsid w:val="00666905"/>
    <w:rsid w:val="0067524A"/>
    <w:rsid w:val="00680077"/>
    <w:rsid w:val="006866ED"/>
    <w:rsid w:val="00690E43"/>
    <w:rsid w:val="00696A3A"/>
    <w:rsid w:val="00696EE1"/>
    <w:rsid w:val="006A21BF"/>
    <w:rsid w:val="006A77EC"/>
    <w:rsid w:val="006B1E14"/>
    <w:rsid w:val="006B6451"/>
    <w:rsid w:val="006C12A0"/>
    <w:rsid w:val="006C18B6"/>
    <w:rsid w:val="006C5CB8"/>
    <w:rsid w:val="006C7B68"/>
    <w:rsid w:val="006D094B"/>
    <w:rsid w:val="006D0965"/>
    <w:rsid w:val="006D281B"/>
    <w:rsid w:val="006D670E"/>
    <w:rsid w:val="006E0827"/>
    <w:rsid w:val="006F05B9"/>
    <w:rsid w:val="006F2AC0"/>
    <w:rsid w:val="006F56D3"/>
    <w:rsid w:val="006F5B54"/>
    <w:rsid w:val="00700093"/>
    <w:rsid w:val="00700187"/>
    <w:rsid w:val="00710C5F"/>
    <w:rsid w:val="00712780"/>
    <w:rsid w:val="00712A5D"/>
    <w:rsid w:val="0071575E"/>
    <w:rsid w:val="00724356"/>
    <w:rsid w:val="00724ED0"/>
    <w:rsid w:val="00727710"/>
    <w:rsid w:val="00740A68"/>
    <w:rsid w:val="007463D6"/>
    <w:rsid w:val="007519B7"/>
    <w:rsid w:val="00752A7C"/>
    <w:rsid w:val="0075409E"/>
    <w:rsid w:val="00756F51"/>
    <w:rsid w:val="00767C5B"/>
    <w:rsid w:val="007772A2"/>
    <w:rsid w:val="0078321C"/>
    <w:rsid w:val="00785C40"/>
    <w:rsid w:val="007879D3"/>
    <w:rsid w:val="00790756"/>
    <w:rsid w:val="00790E80"/>
    <w:rsid w:val="007A368C"/>
    <w:rsid w:val="007A79B1"/>
    <w:rsid w:val="007B2144"/>
    <w:rsid w:val="007B296C"/>
    <w:rsid w:val="007B6689"/>
    <w:rsid w:val="007C2C65"/>
    <w:rsid w:val="007C4379"/>
    <w:rsid w:val="007E1DFA"/>
    <w:rsid w:val="007E5D93"/>
    <w:rsid w:val="007E67B4"/>
    <w:rsid w:val="007F1EB6"/>
    <w:rsid w:val="007F552F"/>
    <w:rsid w:val="008044CE"/>
    <w:rsid w:val="00806B10"/>
    <w:rsid w:val="00811FB7"/>
    <w:rsid w:val="00813370"/>
    <w:rsid w:val="00814ED9"/>
    <w:rsid w:val="008202A9"/>
    <w:rsid w:val="00820B52"/>
    <w:rsid w:val="008300B8"/>
    <w:rsid w:val="008375B4"/>
    <w:rsid w:val="00841A17"/>
    <w:rsid w:val="00864427"/>
    <w:rsid w:val="00865053"/>
    <w:rsid w:val="00865E3C"/>
    <w:rsid w:val="008676C0"/>
    <w:rsid w:val="00871C26"/>
    <w:rsid w:val="008748C6"/>
    <w:rsid w:val="0087772A"/>
    <w:rsid w:val="008830BF"/>
    <w:rsid w:val="008835E2"/>
    <w:rsid w:val="00884346"/>
    <w:rsid w:val="00887D3F"/>
    <w:rsid w:val="00896A77"/>
    <w:rsid w:val="008A059F"/>
    <w:rsid w:val="008A153A"/>
    <w:rsid w:val="008A48D6"/>
    <w:rsid w:val="008B042D"/>
    <w:rsid w:val="008B14B2"/>
    <w:rsid w:val="008B4B23"/>
    <w:rsid w:val="008B7136"/>
    <w:rsid w:val="008C2191"/>
    <w:rsid w:val="008C4BA7"/>
    <w:rsid w:val="008C57DE"/>
    <w:rsid w:val="008C7D7E"/>
    <w:rsid w:val="008D5970"/>
    <w:rsid w:val="008D5F8A"/>
    <w:rsid w:val="008D7C7C"/>
    <w:rsid w:val="008E21D3"/>
    <w:rsid w:val="008E5985"/>
    <w:rsid w:val="008E5F65"/>
    <w:rsid w:val="008E7011"/>
    <w:rsid w:val="008F0D94"/>
    <w:rsid w:val="008F26CA"/>
    <w:rsid w:val="009064BE"/>
    <w:rsid w:val="00916E55"/>
    <w:rsid w:val="00925B28"/>
    <w:rsid w:val="00937AA3"/>
    <w:rsid w:val="00941296"/>
    <w:rsid w:val="00942E09"/>
    <w:rsid w:val="009507C1"/>
    <w:rsid w:val="00952809"/>
    <w:rsid w:val="00952FD9"/>
    <w:rsid w:val="00953CBB"/>
    <w:rsid w:val="00955578"/>
    <w:rsid w:val="0096016D"/>
    <w:rsid w:val="00961FF5"/>
    <w:rsid w:val="00962FAB"/>
    <w:rsid w:val="009641E7"/>
    <w:rsid w:val="00975408"/>
    <w:rsid w:val="00985192"/>
    <w:rsid w:val="00992766"/>
    <w:rsid w:val="009A1D6C"/>
    <w:rsid w:val="009A3E6D"/>
    <w:rsid w:val="009A422B"/>
    <w:rsid w:val="009A7BFD"/>
    <w:rsid w:val="009B2796"/>
    <w:rsid w:val="009B4667"/>
    <w:rsid w:val="009B5CBD"/>
    <w:rsid w:val="009D7911"/>
    <w:rsid w:val="009E2B22"/>
    <w:rsid w:val="009E64B9"/>
    <w:rsid w:val="009F0543"/>
    <w:rsid w:val="009F0B23"/>
    <w:rsid w:val="00A0136A"/>
    <w:rsid w:val="00A05B0C"/>
    <w:rsid w:val="00A073FF"/>
    <w:rsid w:val="00A11522"/>
    <w:rsid w:val="00A15671"/>
    <w:rsid w:val="00A21328"/>
    <w:rsid w:val="00A2353E"/>
    <w:rsid w:val="00A23890"/>
    <w:rsid w:val="00A255A8"/>
    <w:rsid w:val="00A258C9"/>
    <w:rsid w:val="00A26C6B"/>
    <w:rsid w:val="00A33470"/>
    <w:rsid w:val="00A405A2"/>
    <w:rsid w:val="00A41541"/>
    <w:rsid w:val="00A436D6"/>
    <w:rsid w:val="00A450DA"/>
    <w:rsid w:val="00A477FC"/>
    <w:rsid w:val="00A51497"/>
    <w:rsid w:val="00A54FE0"/>
    <w:rsid w:val="00A57B44"/>
    <w:rsid w:val="00A600BB"/>
    <w:rsid w:val="00A60EC6"/>
    <w:rsid w:val="00A6193E"/>
    <w:rsid w:val="00A65CE1"/>
    <w:rsid w:val="00A704E6"/>
    <w:rsid w:val="00A72488"/>
    <w:rsid w:val="00A724AD"/>
    <w:rsid w:val="00A76160"/>
    <w:rsid w:val="00A85830"/>
    <w:rsid w:val="00A879B1"/>
    <w:rsid w:val="00A95E6C"/>
    <w:rsid w:val="00A968D0"/>
    <w:rsid w:val="00AA0B1A"/>
    <w:rsid w:val="00AA3447"/>
    <w:rsid w:val="00AA4500"/>
    <w:rsid w:val="00AA535D"/>
    <w:rsid w:val="00AA5DC7"/>
    <w:rsid w:val="00AA67F0"/>
    <w:rsid w:val="00AB1059"/>
    <w:rsid w:val="00AB1324"/>
    <w:rsid w:val="00AB2D88"/>
    <w:rsid w:val="00AB54E8"/>
    <w:rsid w:val="00AB5E50"/>
    <w:rsid w:val="00AC0258"/>
    <w:rsid w:val="00AC7DDA"/>
    <w:rsid w:val="00AD0ED9"/>
    <w:rsid w:val="00AD12A1"/>
    <w:rsid w:val="00AD336D"/>
    <w:rsid w:val="00AD5554"/>
    <w:rsid w:val="00AE4947"/>
    <w:rsid w:val="00AE7DCD"/>
    <w:rsid w:val="00AE7F49"/>
    <w:rsid w:val="00AF03B9"/>
    <w:rsid w:val="00AF1066"/>
    <w:rsid w:val="00AF18E6"/>
    <w:rsid w:val="00AF45E7"/>
    <w:rsid w:val="00AF45EA"/>
    <w:rsid w:val="00AF6D62"/>
    <w:rsid w:val="00B015EB"/>
    <w:rsid w:val="00B03EB2"/>
    <w:rsid w:val="00B070FD"/>
    <w:rsid w:val="00B077DD"/>
    <w:rsid w:val="00B12269"/>
    <w:rsid w:val="00B12B3B"/>
    <w:rsid w:val="00B143A5"/>
    <w:rsid w:val="00B1454A"/>
    <w:rsid w:val="00B17EF4"/>
    <w:rsid w:val="00B21F6F"/>
    <w:rsid w:val="00B23E38"/>
    <w:rsid w:val="00B347B7"/>
    <w:rsid w:val="00B4116C"/>
    <w:rsid w:val="00B41203"/>
    <w:rsid w:val="00B42AA1"/>
    <w:rsid w:val="00B42FC6"/>
    <w:rsid w:val="00B4573B"/>
    <w:rsid w:val="00B46508"/>
    <w:rsid w:val="00B46DF0"/>
    <w:rsid w:val="00B601CB"/>
    <w:rsid w:val="00B60FF4"/>
    <w:rsid w:val="00B62559"/>
    <w:rsid w:val="00B62935"/>
    <w:rsid w:val="00B644A9"/>
    <w:rsid w:val="00B6493A"/>
    <w:rsid w:val="00B650BF"/>
    <w:rsid w:val="00B67DF7"/>
    <w:rsid w:val="00B73F34"/>
    <w:rsid w:val="00B74C68"/>
    <w:rsid w:val="00B766B3"/>
    <w:rsid w:val="00B836E5"/>
    <w:rsid w:val="00B8742C"/>
    <w:rsid w:val="00B9396E"/>
    <w:rsid w:val="00B97F82"/>
    <w:rsid w:val="00BB5DDE"/>
    <w:rsid w:val="00BB7C8C"/>
    <w:rsid w:val="00BC0AF0"/>
    <w:rsid w:val="00BC0D3A"/>
    <w:rsid w:val="00BC30DF"/>
    <w:rsid w:val="00BC7B3F"/>
    <w:rsid w:val="00BD0FDC"/>
    <w:rsid w:val="00BD3491"/>
    <w:rsid w:val="00BD5E59"/>
    <w:rsid w:val="00BD6B7C"/>
    <w:rsid w:val="00BE4A47"/>
    <w:rsid w:val="00BF286E"/>
    <w:rsid w:val="00BF737E"/>
    <w:rsid w:val="00C07E95"/>
    <w:rsid w:val="00C173C7"/>
    <w:rsid w:val="00C17D41"/>
    <w:rsid w:val="00C23D38"/>
    <w:rsid w:val="00C25325"/>
    <w:rsid w:val="00C25715"/>
    <w:rsid w:val="00C25E7A"/>
    <w:rsid w:val="00C261B2"/>
    <w:rsid w:val="00C3068A"/>
    <w:rsid w:val="00C30F45"/>
    <w:rsid w:val="00C37632"/>
    <w:rsid w:val="00C424D7"/>
    <w:rsid w:val="00C46FC2"/>
    <w:rsid w:val="00C53B21"/>
    <w:rsid w:val="00C54AC2"/>
    <w:rsid w:val="00C57846"/>
    <w:rsid w:val="00C57EF5"/>
    <w:rsid w:val="00C617E7"/>
    <w:rsid w:val="00C645E0"/>
    <w:rsid w:val="00C74AF9"/>
    <w:rsid w:val="00C779CD"/>
    <w:rsid w:val="00C82743"/>
    <w:rsid w:val="00C904B1"/>
    <w:rsid w:val="00C91351"/>
    <w:rsid w:val="00C914D9"/>
    <w:rsid w:val="00C949E4"/>
    <w:rsid w:val="00C97A41"/>
    <w:rsid w:val="00CA476B"/>
    <w:rsid w:val="00CA6CDC"/>
    <w:rsid w:val="00CB12E4"/>
    <w:rsid w:val="00CB23E5"/>
    <w:rsid w:val="00CB4A00"/>
    <w:rsid w:val="00CB53DE"/>
    <w:rsid w:val="00CC221F"/>
    <w:rsid w:val="00CC3875"/>
    <w:rsid w:val="00CD348A"/>
    <w:rsid w:val="00CD66B7"/>
    <w:rsid w:val="00CE12BF"/>
    <w:rsid w:val="00CE51F1"/>
    <w:rsid w:val="00CE6463"/>
    <w:rsid w:val="00CE7CF8"/>
    <w:rsid w:val="00CF3CA0"/>
    <w:rsid w:val="00CF5C40"/>
    <w:rsid w:val="00CF5E6E"/>
    <w:rsid w:val="00CF7DB4"/>
    <w:rsid w:val="00D009A5"/>
    <w:rsid w:val="00D03851"/>
    <w:rsid w:val="00D047B9"/>
    <w:rsid w:val="00D05DD5"/>
    <w:rsid w:val="00D07FFC"/>
    <w:rsid w:val="00D118F6"/>
    <w:rsid w:val="00D16AA0"/>
    <w:rsid w:val="00D2247D"/>
    <w:rsid w:val="00D22639"/>
    <w:rsid w:val="00D25233"/>
    <w:rsid w:val="00D30AF8"/>
    <w:rsid w:val="00D34A61"/>
    <w:rsid w:val="00D35FA2"/>
    <w:rsid w:val="00D36BEB"/>
    <w:rsid w:val="00D36D3A"/>
    <w:rsid w:val="00D456E0"/>
    <w:rsid w:val="00D47DCF"/>
    <w:rsid w:val="00D535CC"/>
    <w:rsid w:val="00D539F0"/>
    <w:rsid w:val="00D5524B"/>
    <w:rsid w:val="00D604F1"/>
    <w:rsid w:val="00D60EA9"/>
    <w:rsid w:val="00D6248C"/>
    <w:rsid w:val="00D64CA7"/>
    <w:rsid w:val="00D6575C"/>
    <w:rsid w:val="00D67549"/>
    <w:rsid w:val="00D7021E"/>
    <w:rsid w:val="00D765E3"/>
    <w:rsid w:val="00D85C97"/>
    <w:rsid w:val="00D92A9E"/>
    <w:rsid w:val="00D92F40"/>
    <w:rsid w:val="00D93C0C"/>
    <w:rsid w:val="00D9582D"/>
    <w:rsid w:val="00DA23A0"/>
    <w:rsid w:val="00DA2E3E"/>
    <w:rsid w:val="00DA38C8"/>
    <w:rsid w:val="00DA3E4D"/>
    <w:rsid w:val="00DA6849"/>
    <w:rsid w:val="00DB208D"/>
    <w:rsid w:val="00DB61FE"/>
    <w:rsid w:val="00DC08A5"/>
    <w:rsid w:val="00DC0E13"/>
    <w:rsid w:val="00DC4FD0"/>
    <w:rsid w:val="00DC561C"/>
    <w:rsid w:val="00DD0D19"/>
    <w:rsid w:val="00DD1016"/>
    <w:rsid w:val="00DD2A02"/>
    <w:rsid w:val="00DD3F07"/>
    <w:rsid w:val="00DD6012"/>
    <w:rsid w:val="00DE164E"/>
    <w:rsid w:val="00DE1A72"/>
    <w:rsid w:val="00DE1BA5"/>
    <w:rsid w:val="00DE271F"/>
    <w:rsid w:val="00DE4448"/>
    <w:rsid w:val="00DE6C15"/>
    <w:rsid w:val="00DE74FF"/>
    <w:rsid w:val="00DE77DA"/>
    <w:rsid w:val="00DF3654"/>
    <w:rsid w:val="00DF6306"/>
    <w:rsid w:val="00DF7D41"/>
    <w:rsid w:val="00E02E2D"/>
    <w:rsid w:val="00E05BD4"/>
    <w:rsid w:val="00E1298B"/>
    <w:rsid w:val="00E12DE0"/>
    <w:rsid w:val="00E1326E"/>
    <w:rsid w:val="00E25BC1"/>
    <w:rsid w:val="00E25CB5"/>
    <w:rsid w:val="00E26F22"/>
    <w:rsid w:val="00E27A60"/>
    <w:rsid w:val="00E32814"/>
    <w:rsid w:val="00E32B18"/>
    <w:rsid w:val="00E32CC2"/>
    <w:rsid w:val="00E3389C"/>
    <w:rsid w:val="00E40C74"/>
    <w:rsid w:val="00E419FC"/>
    <w:rsid w:val="00E44680"/>
    <w:rsid w:val="00E50A77"/>
    <w:rsid w:val="00E50C01"/>
    <w:rsid w:val="00E51836"/>
    <w:rsid w:val="00E5501A"/>
    <w:rsid w:val="00E55A2D"/>
    <w:rsid w:val="00E6001F"/>
    <w:rsid w:val="00E64AA6"/>
    <w:rsid w:val="00E65CAC"/>
    <w:rsid w:val="00E700C3"/>
    <w:rsid w:val="00E72B43"/>
    <w:rsid w:val="00E72B60"/>
    <w:rsid w:val="00E740BE"/>
    <w:rsid w:val="00E76746"/>
    <w:rsid w:val="00E77504"/>
    <w:rsid w:val="00E80853"/>
    <w:rsid w:val="00E82F83"/>
    <w:rsid w:val="00E8408C"/>
    <w:rsid w:val="00E92F6F"/>
    <w:rsid w:val="00E94029"/>
    <w:rsid w:val="00E964A6"/>
    <w:rsid w:val="00EA31DE"/>
    <w:rsid w:val="00EA3C27"/>
    <w:rsid w:val="00EA7FA1"/>
    <w:rsid w:val="00EB4F43"/>
    <w:rsid w:val="00EB59FF"/>
    <w:rsid w:val="00EB5BC1"/>
    <w:rsid w:val="00EB63F8"/>
    <w:rsid w:val="00EB76A7"/>
    <w:rsid w:val="00EC00D7"/>
    <w:rsid w:val="00EC1027"/>
    <w:rsid w:val="00EC2D87"/>
    <w:rsid w:val="00EC3478"/>
    <w:rsid w:val="00EC377D"/>
    <w:rsid w:val="00EC3F63"/>
    <w:rsid w:val="00EC5FE2"/>
    <w:rsid w:val="00EC6295"/>
    <w:rsid w:val="00EC6D1A"/>
    <w:rsid w:val="00ED00D8"/>
    <w:rsid w:val="00ED1EC0"/>
    <w:rsid w:val="00ED60FB"/>
    <w:rsid w:val="00ED7DDE"/>
    <w:rsid w:val="00EE00CF"/>
    <w:rsid w:val="00EE0ECE"/>
    <w:rsid w:val="00EE2466"/>
    <w:rsid w:val="00EE24F3"/>
    <w:rsid w:val="00EE68FC"/>
    <w:rsid w:val="00EF0395"/>
    <w:rsid w:val="00F01058"/>
    <w:rsid w:val="00F022DC"/>
    <w:rsid w:val="00F02590"/>
    <w:rsid w:val="00F04EBF"/>
    <w:rsid w:val="00F06450"/>
    <w:rsid w:val="00F16B30"/>
    <w:rsid w:val="00F17DCA"/>
    <w:rsid w:val="00F24F91"/>
    <w:rsid w:val="00F2538C"/>
    <w:rsid w:val="00F25D9A"/>
    <w:rsid w:val="00F32132"/>
    <w:rsid w:val="00F35E52"/>
    <w:rsid w:val="00F425C3"/>
    <w:rsid w:val="00F43E6E"/>
    <w:rsid w:val="00F4657B"/>
    <w:rsid w:val="00F46EA3"/>
    <w:rsid w:val="00F505E9"/>
    <w:rsid w:val="00F51990"/>
    <w:rsid w:val="00F57E24"/>
    <w:rsid w:val="00F6015D"/>
    <w:rsid w:val="00F62473"/>
    <w:rsid w:val="00F6268A"/>
    <w:rsid w:val="00F65182"/>
    <w:rsid w:val="00F72603"/>
    <w:rsid w:val="00F72B9C"/>
    <w:rsid w:val="00F80EC3"/>
    <w:rsid w:val="00F81568"/>
    <w:rsid w:val="00F832A6"/>
    <w:rsid w:val="00F8393A"/>
    <w:rsid w:val="00F84232"/>
    <w:rsid w:val="00FA0339"/>
    <w:rsid w:val="00FA21AC"/>
    <w:rsid w:val="00FA41CA"/>
    <w:rsid w:val="00FA7E41"/>
    <w:rsid w:val="00FB00F1"/>
    <w:rsid w:val="00FB1B81"/>
    <w:rsid w:val="00FB1B88"/>
    <w:rsid w:val="00FB1CAC"/>
    <w:rsid w:val="00FB28AA"/>
    <w:rsid w:val="00FB6086"/>
    <w:rsid w:val="00FC1159"/>
    <w:rsid w:val="00FC2154"/>
    <w:rsid w:val="00FC236A"/>
    <w:rsid w:val="00FC3252"/>
    <w:rsid w:val="00FD252D"/>
    <w:rsid w:val="00FD34B4"/>
    <w:rsid w:val="00FD4083"/>
    <w:rsid w:val="00FD4974"/>
    <w:rsid w:val="00FD7DF8"/>
    <w:rsid w:val="00FF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C0D07"/>
  <w15:chartTrackingRefBased/>
  <w15:docId w15:val="{91FB9235-07DE-4C5C-970F-CF27DC0C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FD9"/>
    <w:pPr>
      <w:widowControl w:val="0"/>
      <w:jc w:val="both"/>
    </w:pPr>
    <w:rPr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23B22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4B308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4B308F"/>
    <w:rPr>
      <w:kern w:val="2"/>
      <w:sz w:val="28"/>
      <w:szCs w:val="22"/>
    </w:rPr>
  </w:style>
  <w:style w:type="paragraph" w:styleId="a6">
    <w:name w:val="footer"/>
    <w:basedOn w:val="a"/>
    <w:link w:val="a7"/>
    <w:uiPriority w:val="99"/>
    <w:unhideWhenUsed/>
    <w:rsid w:val="004B308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4B308F"/>
    <w:rPr>
      <w:kern w:val="2"/>
      <w:sz w:val="28"/>
      <w:szCs w:val="22"/>
    </w:rPr>
  </w:style>
  <w:style w:type="character" w:styleId="a8">
    <w:name w:val="annotation reference"/>
    <w:uiPriority w:val="99"/>
    <w:semiHidden/>
    <w:unhideWhenUsed/>
    <w:rsid w:val="002E6333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2E6333"/>
    <w:pPr>
      <w:jc w:val="left"/>
    </w:pPr>
  </w:style>
  <w:style w:type="character" w:customStyle="1" w:styleId="aa">
    <w:name w:val="コメント文字列 (文字)"/>
    <w:link w:val="a9"/>
    <w:uiPriority w:val="99"/>
    <w:semiHidden/>
    <w:rsid w:val="002E6333"/>
    <w:rPr>
      <w:kern w:val="2"/>
      <w:sz w:val="28"/>
      <w:szCs w:val="22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E6333"/>
    <w:rPr>
      <w:b/>
      <w:bCs/>
    </w:rPr>
  </w:style>
  <w:style w:type="character" w:customStyle="1" w:styleId="ac">
    <w:name w:val="コメント内容 (文字)"/>
    <w:link w:val="ab"/>
    <w:uiPriority w:val="99"/>
    <w:semiHidden/>
    <w:rsid w:val="002E6333"/>
    <w:rPr>
      <w:b/>
      <w:bCs/>
      <w:kern w:val="2"/>
      <w:sz w:val="28"/>
      <w:szCs w:val="22"/>
    </w:rPr>
  </w:style>
  <w:style w:type="paragraph" w:styleId="ad">
    <w:name w:val="Revision"/>
    <w:hidden/>
    <w:uiPriority w:val="99"/>
    <w:semiHidden/>
    <w:rsid w:val="00E64AA6"/>
    <w:rPr>
      <w:kern w:val="2"/>
      <w:sz w:val="28"/>
      <w:szCs w:val="22"/>
    </w:rPr>
  </w:style>
  <w:style w:type="paragraph" w:styleId="ae">
    <w:name w:val="Plain Text"/>
    <w:basedOn w:val="a"/>
    <w:link w:val="af"/>
    <w:uiPriority w:val="99"/>
    <w:semiHidden/>
    <w:unhideWhenUsed/>
    <w:rsid w:val="00C53B21"/>
    <w:pPr>
      <w:jc w:val="left"/>
    </w:pPr>
    <w:rPr>
      <w:rFonts w:ascii="Yu Gothic" w:eastAsia="Yu Gothic" w:hAnsi="Courier New" w:cs="Courier New"/>
      <w:color w:val="000000" w:themeColor="text1"/>
      <w:sz w:val="22"/>
    </w:rPr>
  </w:style>
  <w:style w:type="character" w:customStyle="1" w:styleId="af">
    <w:name w:val="書式なし (文字)"/>
    <w:basedOn w:val="a0"/>
    <w:link w:val="ae"/>
    <w:uiPriority w:val="99"/>
    <w:semiHidden/>
    <w:rsid w:val="00C53B21"/>
    <w:rPr>
      <w:rFonts w:ascii="Yu Gothic" w:eastAsia="Yu Gothic" w:hAnsi="Courier New" w:cs="Courier New"/>
      <w:color w:val="000000" w:themeColor="text1"/>
      <w:kern w:val="2"/>
      <w:sz w:val="22"/>
      <w:szCs w:val="22"/>
    </w:rPr>
  </w:style>
  <w:style w:type="paragraph" w:styleId="af0">
    <w:name w:val="List Paragraph"/>
    <w:basedOn w:val="a"/>
    <w:uiPriority w:val="34"/>
    <w:qFormat/>
    <w:rsid w:val="00887D3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0A33F47808E3541876C8BF04C8B8D92" ma:contentTypeVersion="13" ma:contentTypeDescription="新しいドキュメントを作成します。" ma:contentTypeScope="" ma:versionID="805950857de27cfdde98d712197a13b0">
  <xsd:schema xmlns:xsd="http://www.w3.org/2001/XMLSchema" xmlns:xs="http://www.w3.org/2001/XMLSchema" xmlns:p="http://schemas.microsoft.com/office/2006/metadata/properties" xmlns:ns2="12afa668-aab4-4332-873b-b81843390949" xmlns:ns3="30af0f3a-e3df-46c1-b456-97189aa25b1c" targetNamespace="http://schemas.microsoft.com/office/2006/metadata/properties" ma:root="true" ma:fieldsID="f49d3d4eaf633e2327c37d2cd99a0a61" ns2:_="" ns3:_="">
    <xsd:import namespace="12afa668-aab4-4332-873b-b81843390949"/>
    <xsd:import namespace="30af0f3a-e3df-46c1-b456-97189aa25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fa668-aab4-4332-873b-b81843390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f0f3a-e3df-46c1-b456-97189aa25b1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6b956d6-8d92-4343-b5de-70b8ce31993b}" ma:internalName="TaxCatchAll" ma:showField="CatchAllData" ma:web="30af0f3a-e3df-46c1-b456-97189aa25b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afa668-aab4-4332-873b-b81843390949">
      <Terms xmlns="http://schemas.microsoft.com/office/infopath/2007/PartnerControls"/>
    </lcf76f155ced4ddcb4097134ff3c332f>
    <TaxCatchAll xmlns="30af0f3a-e3df-46c1-b456-97189aa25b1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35D976-A81F-4425-B341-D9EF4FBFA1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afa668-aab4-4332-873b-b81843390949"/>
    <ds:schemaRef ds:uri="30af0f3a-e3df-46c1-b456-97189aa25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BAC9E7-98E8-43FF-9207-74D375D9B79C}">
  <ds:schemaRefs>
    <ds:schemaRef ds:uri="http://schemas.microsoft.com/office/2006/metadata/properties"/>
    <ds:schemaRef ds:uri="http://schemas.microsoft.com/office/infopath/2007/PartnerControls"/>
    <ds:schemaRef ds:uri="12afa668-aab4-4332-873b-b81843390949"/>
    <ds:schemaRef ds:uri="30af0f3a-e3df-46c1-b456-97189aa25b1c"/>
  </ds:schemaRefs>
</ds:datastoreItem>
</file>

<file path=customXml/itemProps3.xml><?xml version="1.0" encoding="utf-8"?>
<ds:datastoreItem xmlns:ds="http://schemas.openxmlformats.org/officeDocument/2006/customXml" ds:itemID="{AE6CC8BD-0CD7-4019-8B83-677033FACC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97F161-652C-4F16-8879-A5179AD306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627</Words>
  <Characters>3580</Characters>
  <Application>Microsoft Office Word</Application>
  <DocSecurity>0</DocSecurity>
  <Lines>29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国際復興フォーラム2010　大森統括官　閉会挨拶（案）</vt:lpstr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Tachi</dc:creator>
  <cp:keywords/>
  <cp:lastModifiedBy>ADRC_Kodama</cp:lastModifiedBy>
  <cp:revision>2</cp:revision>
  <cp:lastPrinted>2024-11-08T18:23:00Z</cp:lastPrinted>
  <dcterms:created xsi:type="dcterms:W3CDTF">2026-10-09T02:34:00Z</dcterms:created>
  <dcterms:modified xsi:type="dcterms:W3CDTF">2026-10-09T02:34:00Z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0x01010040A33F47808E3541876C8BF04C8B8D92</vt:lpwstr>
  </property>
  <property fmtid="{D5CDD505-2E9C-101B-9397-08002B2CF9AE}" pid="3" name="MediaServiceImageTags">
    <vt:lpwstr/>
  </property>
  <property fmtid="{D5CDD505-2E9C-101B-9397-08002B2CF9AE}" pid="4" name="Order">
    <vt:r8>11517400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